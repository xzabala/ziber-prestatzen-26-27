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rtl w:val="0"/>
        </w:rPr>
      </w:r>
    </w:p>
    <w:p w:rsidR="00000000" w:rsidDel="00000000" w:rsidP="00000000" w:rsidRDefault="00000000" w:rsidRPr="00000000" w14:paraId="00000002">
      <w:pPr>
        <w:jc w:val="center"/>
        <w:rPr>
          <w:b w:val="1"/>
          <w:bCs w:val="1"/>
          <w:sz w:val="48"/>
          <w:szCs w:val="48"/>
        </w:rPr>
      </w:pPr>
      <w:r w:rsidDel="00000000" w:rsidR="00000000" w:rsidRPr="00000000">
        <w:rPr>
          <w:rtl w:val="0"/>
        </w:rPr>
      </w:r>
    </w:p>
    <w:p w:rsidR="00000000" w:rsidDel="00000000" w:rsidP="00000000" w:rsidRDefault="00000000" w:rsidRPr="00000000" w14:paraId="00000003">
      <w:pPr>
        <w:jc w:val="center"/>
        <w:rPr>
          <w:b w:val="1"/>
          <w:bCs w:val="1"/>
          <w:sz w:val="48"/>
          <w:szCs w:val="48"/>
        </w:rPr>
      </w:pPr>
      <w:r w:rsidDel="00000000" w:rsidR="00000000" w:rsidRPr="00000000">
        <w:rPr>
          <w:rtl w:val="0"/>
        </w:rPr>
      </w:r>
    </w:p>
    <w:p w:rsidR="00000000" w:rsidDel="00000000" w:rsidP="00000000" w:rsidRDefault="00000000" w:rsidRPr="00000000" w14:paraId="00000004">
      <w:pPr>
        <w:spacing w:after="0" w:line="240" w:lineRule="auto"/>
        <w:jc w:val="center"/>
        <w:rPr>
          <w:rFonts w:ascii="Source Sans Pro" w:cs="Source Sans Pro" w:eastAsia="Source Sans Pro" w:hAnsi="Source Sans Pro"/>
          <w:b w:val="1"/>
          <w:bCs w:val="1"/>
          <w:sz w:val="52"/>
          <w:szCs w:val="52"/>
        </w:rPr>
      </w:pPr>
      <w:r w:rsidDel="00000000" w:rsidR="00000000" w:rsidRPr="00000000">
        <w:rPr>
          <w:rtl w:val="0"/>
        </w:rPr>
      </w:r>
    </w:p>
    <w:p w:rsidR="00000000" w:rsidDel="00000000" w:rsidP="00000000" w:rsidRDefault="00000000" w:rsidRPr="00000000" w14:paraId="00000005">
      <w:pPr>
        <w:spacing w:after="0" w:line="240" w:lineRule="auto"/>
        <w:jc w:val="center"/>
        <w:rPr>
          <w:rFonts w:ascii="Source Sans Pro" w:cs="Source Sans Pro" w:eastAsia="Source Sans Pro" w:hAnsi="Source Sans Pro"/>
          <w:b w:val="1"/>
          <w:bCs w:val="1"/>
          <w:sz w:val="52"/>
          <w:szCs w:val="52"/>
        </w:rPr>
      </w:pPr>
      <w:r w:rsidDel="00000000" w:rsidR="00000000" w:rsidRPr="00000000">
        <w:rPr>
          <w:rtl w:val="0"/>
        </w:rPr>
      </w:r>
    </w:p>
    <w:p w:rsidR="00000000" w:rsidDel="00000000" w:rsidP="00000000" w:rsidRDefault="00000000" w:rsidRPr="00000000" w14:paraId="00000006">
      <w:pPr>
        <w:spacing w:after="0" w:line="240" w:lineRule="auto"/>
        <w:ind w:firstLine="0"/>
        <w:jc w:val="center"/>
        <w:rPr>
          <w:rFonts w:ascii="Source Sans Pro" w:cs="Source Sans Pro" w:eastAsia="Source Sans Pro" w:hAnsi="Source Sans Pro"/>
          <w:b w:val="1"/>
          <w:bCs w:val="1"/>
          <w:sz w:val="52"/>
          <w:szCs w:val="52"/>
        </w:rPr>
      </w:pPr>
      <w:bookmarkStart w:colFirst="0" w:colLast="0" w:name="_heading=h.gjdgxs" w:id="0"/>
      <w:bookmarkEnd w:id="0"/>
      <w:r w:rsidDel="00000000" w:rsidR="00000000" w:rsidRPr="00000000">
        <w:rPr>
          <w:rFonts w:ascii="Source Sans Pro" w:cs="Source Sans Pro" w:eastAsia="Source Sans Pro" w:hAnsi="Source Sans Pro"/>
          <w:b w:val="1"/>
          <w:bCs w:val="1"/>
          <w:sz w:val="52"/>
          <w:szCs w:val="52"/>
          <w:rtl w:val="0"/>
        </w:rPr>
        <w:t xml:space="preserve">2.UD: AUTENTIFIKAZIOA ETA PASAHITZEN KUDEAKETA</w:t>
      </w:r>
    </w:p>
    <w:p w:rsidR="00000000" w:rsidDel="00000000" w:rsidP="00000000" w:rsidRDefault="00000000" w:rsidRPr="00000000" w14:paraId="00000007">
      <w:pPr>
        <w:spacing w:after="0" w:line="240" w:lineRule="auto"/>
        <w:ind w:firstLine="0"/>
        <w:jc w:val="center"/>
        <w:rPr>
          <w:rFonts w:ascii="Source Sans Pro" w:cs="Source Sans Pro" w:eastAsia="Source Sans Pro" w:hAnsi="Source Sans Pro"/>
          <w:b w:val="1"/>
          <w:bCs w:val="1"/>
          <w:sz w:val="52"/>
          <w:szCs w:val="52"/>
        </w:rPr>
      </w:pPr>
      <w:bookmarkStart w:colFirst="0" w:colLast="0" w:name="_heading=h.5gmpbc32wxxa" w:id="1"/>
      <w:bookmarkEnd w:id="1"/>
      <w:r w:rsidDel="00000000" w:rsidR="00000000" w:rsidRPr="00000000">
        <w:rPr>
          <w:rFonts w:ascii="Source Sans Pro" w:cs="Source Sans Pro" w:eastAsia="Source Sans Pro" w:hAnsi="Source Sans Pro"/>
          <w:b w:val="1"/>
          <w:bCs w:val="1"/>
          <w:sz w:val="36"/>
          <w:szCs w:val="36"/>
          <w:rtl w:val="0"/>
        </w:rPr>
        <w:t xml:space="preserve">Sareen eta Sistemen Gotortzea</w:t>
      </w:r>
      <w:r w:rsidDel="00000000" w:rsidR="00000000" w:rsidRPr="00000000">
        <w:rPr>
          <w:rFonts w:ascii="Source Sans Pro" w:cs="Source Sans Pro" w:eastAsia="Source Sans Pro" w:hAnsi="Source Sans Pro"/>
          <w:b w:val="1"/>
          <w:bCs w:val="1"/>
          <w:sz w:val="52"/>
          <w:szCs w:val="52"/>
          <w:rtl w:val="0"/>
        </w:rPr>
        <w:t xml:space="preserve"> </w:t>
      </w:r>
    </w:p>
    <w:sdt>
      <w:sdtPr>
        <w:id w:val="1753081669"/>
        <w:tag w:val="goog_rdk_0"/>
      </w:sdtPr>
      <w:sdtContent>
        <w:p w:rsidR="00000000" w:rsidDel="00000000" w:rsidP="00000000" w:rsidRDefault="00000000" w:rsidRPr="00000000" w14:paraId="00000008">
          <w:pPr>
            <w:spacing w:after="0" w:line="240" w:lineRule="auto"/>
            <w:ind w:firstLine="0"/>
            <w:jc w:val="center"/>
            <w:rPr>
              <w:rFonts w:ascii="Source Sans Pro" w:cs="Source Sans Pro" w:eastAsia="Source Sans Pro" w:hAnsi="Source Sans Pro"/>
              <w:b w:val="1"/>
              <w:bCs w:val="1"/>
              <w:color w:val="8e7cc3"/>
              <w:sz w:val="40"/>
              <w:szCs w:val="40"/>
            </w:rPr>
            <w:sectPr>
              <w:headerReference r:id="rId7" w:type="default"/>
              <w:headerReference r:id="rId8" w:type="first"/>
              <w:footerReference r:id="rId9" w:type="default"/>
              <w:footerReference r:id="rId10" w:type="first"/>
              <w:pgSz w:h="16838" w:w="11906" w:orient="portrait"/>
              <w:pgMar w:bottom="426" w:top="566.9291338582677" w:left="1700.7874015748032" w:right="1700.7874015748032" w:header="708" w:footer="708"/>
              <w:pgNumType w:start="1"/>
              <w:titlePg w:val="1"/>
            </w:sectPr>
          </w:pPr>
          <w:r w:rsidDel="00000000" w:rsidR="00000000" w:rsidRPr="00000000">
            <w:rPr>
              <w:rFonts w:ascii="Source Sans Pro" w:cs="Source Sans Pro" w:eastAsia="Source Sans Pro" w:hAnsi="Source Sans Pro"/>
              <w:b w:val="1"/>
              <w:bCs w:val="1"/>
              <w:color w:val="8e7cc3"/>
              <w:sz w:val="40"/>
              <w:szCs w:val="40"/>
              <w:rtl w:val="0"/>
            </w:rPr>
            <w:t xml:space="preserve">Zibersegurtasuna ITn</w:t>
          </w:r>
        </w:p>
      </w:sdtContent>
    </w:sdt>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after="0" w:line="276" w:lineRule="auto"/>
        <w:ind w:firstLine="0"/>
        <w:jc w:val="left"/>
        <w:rPr/>
      </w:pP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after="0" w:line="276" w:lineRule="auto"/>
        <w:ind w:firstLine="0"/>
        <w:jc w:val="left"/>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0" w:line="276" w:lineRule="auto"/>
        <w:ind w:firstLine="0"/>
        <w:jc w:val="left"/>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after="0" w:line="276" w:lineRule="auto"/>
        <w:ind w:firstLine="0"/>
        <w:jc w:val="left"/>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after="0" w:line="276" w:lineRule="auto"/>
        <w:ind w:firstLine="0"/>
        <w:jc w:val="left"/>
        <w:rPr/>
      </w:pP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after="0" w:line="276" w:lineRule="auto"/>
        <w:ind w:firstLine="0"/>
        <w:jc w:val="left"/>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after="0" w:line="276" w:lineRule="auto"/>
        <w:ind w:firstLine="0"/>
        <w:jc w:val="left"/>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after="0" w:line="276" w:lineRule="auto"/>
        <w:ind w:firstLine="0"/>
        <w:jc w:val="left"/>
        <w:rPr>
          <w:sz w:val="36"/>
          <w:szCs w:val="36"/>
        </w:rPr>
      </w:pPr>
      <w:r w:rsidDel="00000000" w:rsidR="00000000" w:rsidRPr="00000000">
        <w:rPr>
          <w:rtl w:val="0"/>
        </w:rPr>
        <w:t xml:space="preserve">AURKIBIDEA</w:t>
      </w:r>
      <w:r w:rsidDel="00000000" w:rsidR="00000000" w:rsidRPr="00000000">
        <w:rPr>
          <w:rtl w:val="0"/>
        </w:rPr>
      </w:r>
    </w:p>
    <w:sdt>
      <w:sdtPr>
        <w:id w:val="1652497440"/>
        <w:docPartObj>
          <w:docPartGallery w:val="Table of Contents"/>
          <w:docPartUnique w:val="1"/>
        </w:docPartObj>
      </w:sdtPr>
      <w:sdtContent>
        <w:p w:rsidR="00000000" w:rsidDel="00000000" w:rsidP="00000000" w:rsidRDefault="00000000" w:rsidRPr="00000000" w14:paraId="00000011">
          <w:pPr>
            <w:tabs>
              <w:tab w:val="right" w:leader="none" w:pos="8503.937007874016"/>
            </w:tabs>
            <w:spacing w:before="80" w:line="240" w:lineRule="auto"/>
            <w:ind w:left="0" w:firstLine="0"/>
            <w:rPr>
              <w:rFonts w:ascii="Source Sans Pro" w:cs="Source Sans Pro" w:eastAsia="Source Sans Pro" w:hAnsi="Source Sans Pro"/>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c637tgw4xv1q">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1. Sarrera</w:t>
            </w:r>
          </w:hyperlink>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_heading=h.c637tgw4xv1q \h </w:instrText>
            <w:fldChar w:fldCharType="separate"/>
          </w:r>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8503.937007874016"/>
            </w:tabs>
            <w:spacing w:before="200" w:line="240" w:lineRule="auto"/>
            <w:ind w:left="0" w:firstLine="0"/>
            <w:rPr>
              <w:rFonts w:ascii="Source Sans Pro" w:cs="Source Sans Pro" w:eastAsia="Source Sans Pro" w:hAnsi="Source Sans Pro"/>
              <w:b w:val="1"/>
              <w:bCs w:val="1"/>
              <w:i w:val="0"/>
              <w:iCs w:val="0"/>
              <w:smallCaps w:val="0"/>
              <w:strike w:val="0"/>
              <w:color w:val="000000"/>
              <w:sz w:val="24"/>
              <w:szCs w:val="24"/>
              <w:u w:val="none"/>
              <w:shd w:fill="auto" w:val="clear"/>
              <w:vertAlign w:val="baseline"/>
            </w:rPr>
          </w:pPr>
          <w:hyperlink w:anchor="_heading=h.gmchm8apend3">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2. Autentifikazioa</w:t>
            </w:r>
          </w:hyperlink>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_heading=h.gmchm8apend3 \h </w:instrText>
            <w:fldChar w:fldCharType="separate"/>
          </w:r>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8503.937007874016"/>
            </w:tabs>
            <w:spacing w:before="60" w:line="240" w:lineRule="auto"/>
            <w:ind w:left="360" w:firstLine="0"/>
            <w:rPr>
              <w:rFonts w:ascii="Source Sans Pro" w:cs="Source Sans Pro" w:eastAsia="Source Sans Pro" w:hAnsi="Source Sans Pro"/>
              <w:b w:val="1"/>
              <w:bCs w:val="1"/>
              <w:i w:val="0"/>
              <w:iCs w:val="0"/>
              <w:smallCaps w:val="0"/>
              <w:strike w:val="0"/>
              <w:color w:val="000000"/>
              <w:sz w:val="24"/>
              <w:szCs w:val="24"/>
              <w:u w:val="none"/>
              <w:shd w:fill="auto" w:val="clear"/>
              <w:vertAlign w:val="baseline"/>
            </w:rPr>
          </w:pPr>
          <w:hyperlink w:anchor="_heading=h.awapeiix7t6j">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2.1. Faktore motak</w:t>
            </w:r>
          </w:hyperlink>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_heading=h.awapeiix7t6j \h </w:instrText>
            <w:fldChar w:fldCharType="separate"/>
          </w:r>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8503.937007874016"/>
            </w:tabs>
            <w:spacing w:before="60" w:line="240" w:lineRule="auto"/>
            <w:ind w:left="720" w:firstLine="0"/>
            <w:rPr>
              <w:rFonts w:ascii="Source Sans Pro" w:cs="Source Sans Pro" w:eastAsia="Source Sans Pro" w:hAnsi="Source Sans Pro"/>
              <w:b w:val="1"/>
              <w:bCs w:val="1"/>
              <w:i w:val="0"/>
              <w:iCs w:val="0"/>
              <w:smallCaps w:val="0"/>
              <w:strike w:val="0"/>
              <w:color w:val="000000"/>
              <w:sz w:val="24"/>
              <w:szCs w:val="24"/>
              <w:u w:val="none"/>
              <w:shd w:fill="auto" w:val="clear"/>
              <w:vertAlign w:val="baseline"/>
            </w:rPr>
          </w:pPr>
          <w:hyperlink w:anchor="_heading=h.qfhrzbb6jpd2">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2.1.1 Jakintza faktoreak</w:t>
            </w:r>
          </w:hyperlink>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_heading=h.qfhrzbb6jpd2 \h </w:instrText>
            <w:fldChar w:fldCharType="separate"/>
          </w:r>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8503.937007874016"/>
            </w:tabs>
            <w:spacing w:before="60" w:line="240" w:lineRule="auto"/>
            <w:ind w:left="720" w:firstLine="0"/>
            <w:rPr>
              <w:rFonts w:ascii="Source Sans Pro" w:cs="Source Sans Pro" w:eastAsia="Source Sans Pro" w:hAnsi="Source Sans Pro"/>
              <w:b w:val="1"/>
              <w:bCs w:val="1"/>
              <w:i w:val="0"/>
              <w:iCs w:val="0"/>
              <w:smallCaps w:val="0"/>
              <w:strike w:val="0"/>
              <w:color w:val="000000"/>
              <w:sz w:val="24"/>
              <w:szCs w:val="24"/>
              <w:u w:val="none"/>
              <w:shd w:fill="auto" w:val="clear"/>
              <w:vertAlign w:val="baseline"/>
            </w:rPr>
          </w:pPr>
          <w:hyperlink w:anchor="_heading=h.pazv9drycyz0">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2.1.2 Jabetza faktoreak</w:t>
            </w:r>
          </w:hyperlink>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_heading=h.pazv9drycyz0 \h </w:instrText>
            <w:fldChar w:fldCharType="separate"/>
          </w:r>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8503.937007874016"/>
            </w:tabs>
            <w:spacing w:before="60" w:line="240" w:lineRule="auto"/>
            <w:ind w:left="720" w:firstLine="0"/>
            <w:rPr>
              <w:rFonts w:ascii="Source Sans Pro" w:cs="Source Sans Pro" w:eastAsia="Source Sans Pro" w:hAnsi="Source Sans Pro"/>
              <w:b w:val="1"/>
              <w:bCs w:val="1"/>
              <w:i w:val="0"/>
              <w:iCs w:val="0"/>
              <w:smallCaps w:val="0"/>
              <w:strike w:val="0"/>
              <w:color w:val="000000"/>
              <w:sz w:val="24"/>
              <w:szCs w:val="24"/>
              <w:u w:val="none"/>
              <w:shd w:fill="auto" w:val="clear"/>
              <w:vertAlign w:val="baseline"/>
            </w:rPr>
          </w:pPr>
          <w:hyperlink w:anchor="_heading=h.hz8ivrg51yls">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2.1.3 Berezkotasun faktoreak</w:t>
            </w:r>
          </w:hyperlink>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_heading=h.hz8ivrg51yls \h </w:instrText>
            <w:fldChar w:fldCharType="separate"/>
          </w:r>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8503.937007874016"/>
            </w:tabs>
            <w:spacing w:before="60" w:line="240" w:lineRule="auto"/>
            <w:ind w:left="720" w:firstLine="0"/>
            <w:rPr>
              <w:rFonts w:ascii="Source Sans Pro" w:cs="Source Sans Pro" w:eastAsia="Source Sans Pro" w:hAnsi="Source Sans Pro"/>
              <w:b w:val="1"/>
              <w:bCs w:val="1"/>
              <w:i w:val="0"/>
              <w:iCs w:val="0"/>
              <w:smallCaps w:val="0"/>
              <w:strike w:val="0"/>
              <w:color w:val="000000"/>
              <w:sz w:val="24"/>
              <w:szCs w:val="24"/>
              <w:u w:val="none"/>
              <w:shd w:fill="auto" w:val="clear"/>
              <w:vertAlign w:val="baseline"/>
            </w:rPr>
          </w:pPr>
          <w:hyperlink w:anchor="_heading=h.rz403ydyba60">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2.1.4 Kokapen faktoreak</w:t>
            </w:r>
          </w:hyperlink>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_heading=h.rz403ydyba60 \h </w:instrText>
            <w:fldChar w:fldCharType="separate"/>
          </w:r>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8503.937007874016"/>
            </w:tabs>
            <w:spacing w:before="60" w:line="240" w:lineRule="auto"/>
            <w:ind w:left="720" w:firstLine="0"/>
            <w:rPr>
              <w:rFonts w:ascii="Source Sans Pro" w:cs="Source Sans Pro" w:eastAsia="Source Sans Pro" w:hAnsi="Source Sans Pro"/>
              <w:b w:val="1"/>
              <w:bCs w:val="1"/>
              <w:i w:val="0"/>
              <w:iCs w:val="0"/>
              <w:smallCaps w:val="0"/>
              <w:strike w:val="0"/>
              <w:color w:val="000000"/>
              <w:sz w:val="24"/>
              <w:szCs w:val="24"/>
              <w:u w:val="none"/>
              <w:shd w:fill="auto" w:val="clear"/>
              <w:vertAlign w:val="baseline"/>
            </w:rPr>
          </w:pPr>
          <w:hyperlink w:anchor="_heading=h.2y1iznivuniq">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2.1.5 Portaera faktoreak</w:t>
            </w:r>
          </w:hyperlink>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_heading=h.2y1iznivuniq \h </w:instrText>
            <w:fldChar w:fldCharType="separate"/>
          </w:r>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8503.937007874016"/>
            </w:tabs>
            <w:spacing w:before="60" w:line="240" w:lineRule="auto"/>
            <w:ind w:left="360" w:firstLine="0"/>
            <w:rPr>
              <w:rFonts w:ascii="Source Sans Pro" w:cs="Source Sans Pro" w:eastAsia="Source Sans Pro" w:hAnsi="Source Sans Pro"/>
              <w:b w:val="1"/>
              <w:bCs w:val="1"/>
              <w:i w:val="0"/>
              <w:iCs w:val="0"/>
              <w:smallCaps w:val="0"/>
              <w:strike w:val="0"/>
              <w:color w:val="000000"/>
              <w:sz w:val="24"/>
              <w:szCs w:val="24"/>
              <w:u w:val="none"/>
              <w:shd w:fill="auto" w:val="clear"/>
              <w:vertAlign w:val="baseline"/>
            </w:rPr>
          </w:pPr>
          <w:hyperlink w:anchor="_heading=h.mo7i2tny5vv0">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2.2.  Hainbat teknikatan oinarritutako autentifikazioa</w:t>
            </w:r>
          </w:hyperlink>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_heading=h.mo7i2tny5vv0 \h </w:instrText>
            <w:fldChar w:fldCharType="separate"/>
          </w:r>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8503.937007874016"/>
            </w:tabs>
            <w:spacing w:before="60" w:line="240" w:lineRule="auto"/>
            <w:ind w:left="360" w:firstLine="0"/>
            <w:rPr>
              <w:rFonts w:ascii="Source Sans Pro" w:cs="Source Sans Pro" w:eastAsia="Source Sans Pro" w:hAnsi="Source Sans Pro"/>
              <w:b w:val="1"/>
              <w:bCs w:val="1"/>
              <w:i w:val="0"/>
              <w:iCs w:val="0"/>
              <w:smallCaps w:val="0"/>
              <w:strike w:val="0"/>
              <w:color w:val="000000"/>
              <w:sz w:val="24"/>
              <w:szCs w:val="24"/>
              <w:u w:val="none"/>
              <w:shd w:fill="auto" w:val="clear"/>
              <w:vertAlign w:val="baseline"/>
            </w:rPr>
          </w:pPr>
          <w:hyperlink w:anchor="_heading=h.w7k8rr5gerh3">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2.3.  Kredentzialen kudeaketa.</w:t>
            </w:r>
          </w:hyperlink>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_heading=h.w7k8rr5gerh3 \h </w:instrText>
            <w:fldChar w:fldCharType="separate"/>
          </w:r>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8503.937007874016"/>
            </w:tabs>
            <w:spacing w:before="200" w:line="240" w:lineRule="auto"/>
            <w:ind w:left="0" w:firstLine="0"/>
            <w:rPr>
              <w:rFonts w:ascii="Source Sans Pro" w:cs="Source Sans Pro" w:eastAsia="Source Sans Pro" w:hAnsi="Source Sans Pro"/>
              <w:b w:val="1"/>
              <w:bCs w:val="1"/>
              <w:i w:val="0"/>
              <w:iCs w:val="0"/>
              <w:smallCaps w:val="0"/>
              <w:strike w:val="0"/>
              <w:color w:val="000000"/>
              <w:sz w:val="24"/>
              <w:szCs w:val="24"/>
              <w:u w:val="none"/>
              <w:shd w:fill="auto" w:val="clear"/>
              <w:vertAlign w:val="baseline"/>
            </w:rPr>
          </w:pPr>
          <w:hyperlink w:anchor="_heading=h.coyzjl24nspn">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3. Gako publikoko azpiegiturak</w:t>
            </w:r>
          </w:hyperlink>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_heading=h.coyzjl24nspn \h </w:instrText>
            <w:fldChar w:fldCharType="separate"/>
          </w:r>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8503.937007874016"/>
            </w:tabs>
            <w:spacing w:before="60" w:line="240" w:lineRule="auto"/>
            <w:ind w:left="360" w:firstLine="0"/>
            <w:rPr>
              <w:rFonts w:ascii="Source Sans Pro" w:cs="Source Sans Pro" w:eastAsia="Source Sans Pro" w:hAnsi="Source Sans Pro"/>
              <w:b w:val="1"/>
              <w:bCs w:val="1"/>
              <w:i w:val="0"/>
              <w:iCs w:val="0"/>
              <w:smallCaps w:val="0"/>
              <w:strike w:val="0"/>
              <w:color w:val="000000"/>
              <w:sz w:val="24"/>
              <w:szCs w:val="24"/>
              <w:u w:val="none"/>
              <w:shd w:fill="auto" w:val="clear"/>
              <w:vertAlign w:val="baseline"/>
            </w:rPr>
          </w:pPr>
          <w:hyperlink w:anchor="_heading=h.m9iqv0s71fn0">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3.1. Oinarriak: Kriptografia asimetrikoa</w:t>
            </w:r>
          </w:hyperlink>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_heading=h.m9iqv0s71fn0 \h </w:instrText>
            <w:fldChar w:fldCharType="separate"/>
          </w:r>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8503.937007874016"/>
            </w:tabs>
            <w:spacing w:before="60" w:line="240" w:lineRule="auto"/>
            <w:ind w:left="720" w:firstLine="0"/>
            <w:rPr>
              <w:rFonts w:ascii="Source Sans Pro" w:cs="Source Sans Pro" w:eastAsia="Source Sans Pro" w:hAnsi="Source Sans Pro"/>
              <w:b w:val="1"/>
              <w:bCs w:val="1"/>
              <w:i w:val="0"/>
              <w:iCs w:val="0"/>
              <w:smallCaps w:val="0"/>
              <w:strike w:val="0"/>
              <w:color w:val="000000"/>
              <w:sz w:val="24"/>
              <w:szCs w:val="24"/>
              <w:u w:val="none"/>
              <w:shd w:fill="auto" w:val="clear"/>
              <w:vertAlign w:val="baseline"/>
            </w:rPr>
          </w:pPr>
          <w:hyperlink w:anchor="_heading=h.f8rkz1p6ui0b">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3.1.1 Konfidentzialtasuna</w:t>
            </w:r>
          </w:hyperlink>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_heading=h.f8rkz1p6ui0b \h </w:instrText>
            <w:fldChar w:fldCharType="separate"/>
          </w:r>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8503.937007874016"/>
            </w:tabs>
            <w:spacing w:before="60" w:line="240" w:lineRule="auto"/>
            <w:ind w:left="720" w:firstLine="0"/>
            <w:rPr>
              <w:rFonts w:ascii="Source Sans Pro" w:cs="Source Sans Pro" w:eastAsia="Source Sans Pro" w:hAnsi="Source Sans Pro"/>
              <w:b w:val="1"/>
              <w:bCs w:val="1"/>
              <w:i w:val="0"/>
              <w:iCs w:val="0"/>
              <w:smallCaps w:val="0"/>
              <w:strike w:val="0"/>
              <w:color w:val="000000"/>
              <w:sz w:val="24"/>
              <w:szCs w:val="24"/>
              <w:u w:val="none"/>
              <w:shd w:fill="auto" w:val="clear"/>
              <w:vertAlign w:val="baseline"/>
            </w:rPr>
          </w:pPr>
          <w:hyperlink w:anchor="_heading=h.550sliuxiy49">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3.1.2 Jabetza aitortza (ukaezintasuna)</w:t>
            </w:r>
          </w:hyperlink>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_heading=h.550sliuxiy49 \h </w:instrText>
            <w:fldChar w:fldCharType="separate"/>
          </w:r>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8503.937007874016"/>
            </w:tabs>
            <w:spacing w:before="60" w:line="240" w:lineRule="auto"/>
            <w:ind w:left="720" w:firstLine="0"/>
            <w:rPr>
              <w:rFonts w:ascii="Source Sans Pro" w:cs="Source Sans Pro" w:eastAsia="Source Sans Pro" w:hAnsi="Source Sans Pro"/>
              <w:b w:val="1"/>
              <w:bCs w:val="1"/>
              <w:i w:val="0"/>
              <w:iCs w:val="0"/>
              <w:smallCaps w:val="0"/>
              <w:strike w:val="0"/>
              <w:color w:val="000000"/>
              <w:sz w:val="24"/>
              <w:szCs w:val="24"/>
              <w:u w:val="none"/>
              <w:shd w:fill="auto" w:val="clear"/>
              <w:vertAlign w:val="baseline"/>
            </w:rPr>
          </w:pPr>
          <w:hyperlink w:anchor="_heading=h.pmbrundq0pjc">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3.1.3 Konfidentzialtasuna eta Jabetza aitortza batera</w:t>
            </w:r>
          </w:hyperlink>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_heading=h.pmbrundq0pjc \h </w:instrText>
            <w:fldChar w:fldCharType="separate"/>
          </w:r>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8503.937007874016"/>
            </w:tabs>
            <w:spacing w:before="60" w:line="240" w:lineRule="auto"/>
            <w:ind w:left="360" w:firstLine="0"/>
            <w:rPr>
              <w:rFonts w:ascii="Source Sans Pro" w:cs="Source Sans Pro" w:eastAsia="Source Sans Pro" w:hAnsi="Source Sans Pro"/>
              <w:b w:val="1"/>
              <w:bCs w:val="1"/>
              <w:i w:val="0"/>
              <w:iCs w:val="0"/>
              <w:smallCaps w:val="0"/>
              <w:strike w:val="0"/>
              <w:color w:val="000000"/>
              <w:sz w:val="24"/>
              <w:szCs w:val="24"/>
              <w:u w:val="none"/>
              <w:shd w:fill="auto" w:val="clear"/>
              <w:vertAlign w:val="baseline"/>
            </w:rPr>
          </w:pPr>
          <w:hyperlink w:anchor="_heading=h.puohyfqx2nqn">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3.2.  Komunikazio seguruak ezartzea</w:t>
            </w:r>
          </w:hyperlink>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_heading=h.puohyfqx2nqn \h </w:instrText>
            <w:fldChar w:fldCharType="separate"/>
          </w:r>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8503.937007874016"/>
            </w:tabs>
            <w:spacing w:before="60" w:line="240" w:lineRule="auto"/>
            <w:ind w:left="720" w:firstLine="0"/>
            <w:rPr>
              <w:rFonts w:ascii="Source Sans Pro" w:cs="Source Sans Pro" w:eastAsia="Source Sans Pro" w:hAnsi="Source Sans Pro"/>
              <w:b w:val="1"/>
              <w:bCs w:val="1"/>
              <w:i w:val="0"/>
              <w:iCs w:val="0"/>
              <w:smallCaps w:val="0"/>
              <w:strike w:val="0"/>
              <w:color w:val="000000"/>
              <w:sz w:val="24"/>
              <w:szCs w:val="24"/>
              <w:u w:val="none"/>
              <w:shd w:fill="auto" w:val="clear"/>
              <w:vertAlign w:val="baseline"/>
            </w:rPr>
          </w:pPr>
          <w:hyperlink w:anchor="_heading=h.jq9rvdw7sapc">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3.2.1 Ziurtagiri Autoritatea</w:t>
            </w:r>
          </w:hyperlink>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_heading=h.jq9rvdw7sapc \h </w:instrText>
            <w:fldChar w:fldCharType="separate"/>
          </w:r>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8503.937007874016"/>
            </w:tabs>
            <w:spacing w:before="60" w:line="240" w:lineRule="auto"/>
            <w:ind w:left="720" w:firstLine="0"/>
            <w:rPr>
              <w:rFonts w:ascii="Source Sans Pro" w:cs="Source Sans Pro" w:eastAsia="Source Sans Pro" w:hAnsi="Source Sans Pro"/>
              <w:b w:val="1"/>
              <w:bCs w:val="1"/>
              <w:i w:val="0"/>
              <w:iCs w:val="0"/>
              <w:smallCaps w:val="0"/>
              <w:strike w:val="0"/>
              <w:color w:val="000000"/>
              <w:sz w:val="24"/>
              <w:szCs w:val="24"/>
              <w:u w:val="none"/>
              <w:shd w:fill="auto" w:val="clear"/>
              <w:vertAlign w:val="baseline"/>
            </w:rPr>
          </w:pPr>
          <w:hyperlink w:anchor="_heading=h.iae66uha3696">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3.2.2 Ziurtagiri sortzen. Hurbilpen teorikoa.</w:t>
            </w:r>
          </w:hyperlink>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_heading=h.iae66uha3696 \h </w:instrText>
            <w:fldChar w:fldCharType="separate"/>
          </w:r>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8503.937007874016"/>
            </w:tabs>
            <w:spacing w:before="60" w:line="240" w:lineRule="auto"/>
            <w:ind w:left="720" w:firstLine="0"/>
            <w:rPr>
              <w:rFonts w:ascii="Source Sans Pro" w:cs="Source Sans Pro" w:eastAsia="Source Sans Pro" w:hAnsi="Source Sans Pro"/>
              <w:b w:val="1"/>
              <w:bCs w:val="1"/>
              <w:i w:val="0"/>
              <w:iCs w:val="0"/>
              <w:smallCaps w:val="0"/>
              <w:strike w:val="0"/>
              <w:color w:val="000000"/>
              <w:sz w:val="24"/>
              <w:szCs w:val="24"/>
              <w:u w:val="none"/>
              <w:shd w:fill="auto" w:val="clear"/>
              <w:vertAlign w:val="baseline"/>
            </w:rPr>
          </w:pPr>
          <w:hyperlink w:anchor="_heading=h.7oxq4b361don">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3.2.3 Ziurtagiria sortzen. Adbide bat Linuxen.</w:t>
            </w:r>
          </w:hyperlink>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_heading=h.7oxq4b361don \h </w:instrText>
            <w:fldChar w:fldCharType="separate"/>
          </w:r>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8503.937007874016"/>
            </w:tabs>
            <w:spacing w:before="60" w:line="240" w:lineRule="auto"/>
            <w:ind w:left="720" w:firstLine="0"/>
            <w:rPr>
              <w:rFonts w:ascii="Source Sans Pro" w:cs="Source Sans Pro" w:eastAsia="Source Sans Pro" w:hAnsi="Source Sans Pro"/>
              <w:b w:val="1"/>
              <w:bCs w:val="1"/>
              <w:sz w:val="24"/>
              <w:szCs w:val="24"/>
            </w:rPr>
          </w:pPr>
          <w:hyperlink w:anchor="_heading=h.il3knjgscvgq">
            <w:r w:rsidDel="00000000" w:rsidR="00000000" w:rsidRPr="00000000">
              <w:rPr>
                <w:rFonts w:ascii="Source Sans Pro" w:cs="Source Sans Pro" w:eastAsia="Source Sans Pro" w:hAnsi="Source Sans Pro"/>
                <w:b w:val="1"/>
                <w:bCs w:val="1"/>
                <w:sz w:val="24"/>
                <w:szCs w:val="24"/>
                <w:rtl w:val="0"/>
              </w:rPr>
              <w:t xml:space="preserve">3.2.4 CAren ziurtagiria hedatzen.</w:t>
            </w:r>
          </w:hyperlink>
          <w:r w:rsidDel="00000000" w:rsidR="00000000" w:rsidRPr="00000000">
            <w:rPr>
              <w:rFonts w:ascii="Source Sans Pro" w:cs="Source Sans Pro" w:eastAsia="Source Sans Pro" w:hAnsi="Source Sans Pro"/>
              <w:b w:val="1"/>
              <w:bCs w:val="1"/>
              <w:sz w:val="24"/>
              <w:szCs w:val="24"/>
              <w:rtl w:val="0"/>
            </w:rPr>
            <w:tab/>
          </w:r>
          <w:r w:rsidDel="00000000" w:rsidR="00000000" w:rsidRPr="00000000">
            <w:fldChar w:fldCharType="begin"/>
            <w:instrText xml:space="preserve"> PAGEREF _heading=h.il3knjgscvgq \h </w:instrText>
            <w:fldChar w:fldCharType="separate"/>
          </w:r>
          <w:r w:rsidDel="00000000" w:rsidR="00000000" w:rsidRPr="00000000">
            <w:rPr>
              <w:rFonts w:ascii="Source Sans Pro" w:cs="Source Sans Pro" w:eastAsia="Source Sans Pro" w:hAnsi="Source Sans Pro"/>
              <w:b w:val="1"/>
              <w:bCs w:val="1"/>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8503.937007874016"/>
            </w:tabs>
            <w:spacing w:before="60" w:line="240" w:lineRule="auto"/>
            <w:ind w:left="720" w:firstLine="0"/>
            <w:rPr>
              <w:rFonts w:ascii="Source Sans Pro" w:cs="Source Sans Pro" w:eastAsia="Source Sans Pro" w:hAnsi="Source Sans Pro"/>
              <w:b w:val="1"/>
              <w:bCs w:val="1"/>
              <w:i w:val="0"/>
              <w:iCs w:val="0"/>
              <w:smallCaps w:val="0"/>
              <w:strike w:val="0"/>
              <w:color w:val="000000"/>
              <w:sz w:val="24"/>
              <w:szCs w:val="24"/>
              <w:u w:val="none"/>
              <w:shd w:fill="auto" w:val="clear"/>
              <w:vertAlign w:val="baseline"/>
            </w:rPr>
          </w:pPr>
          <w:hyperlink w:anchor="_heading=h.id5a4qfzqhjl">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To distribute certificates to client computers by using Group Policy</w:t>
            </w:r>
          </w:hyperlink>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_heading=h.id5a4qfzqhjl \h </w:instrText>
            <w:fldChar w:fldCharType="separate"/>
          </w:r>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8503.937007874016"/>
            </w:tabs>
            <w:spacing w:before="60" w:line="240" w:lineRule="auto"/>
            <w:ind w:left="360" w:firstLine="0"/>
            <w:rPr>
              <w:rFonts w:ascii="Source Sans Pro" w:cs="Source Sans Pro" w:eastAsia="Source Sans Pro" w:hAnsi="Source Sans Pro"/>
              <w:b w:val="1"/>
              <w:bCs w:val="1"/>
              <w:i w:val="0"/>
              <w:iCs w:val="0"/>
              <w:smallCaps w:val="0"/>
              <w:strike w:val="0"/>
              <w:color w:val="000000"/>
              <w:sz w:val="24"/>
              <w:szCs w:val="24"/>
              <w:u w:val="none"/>
              <w:shd w:fill="auto" w:val="clear"/>
              <w:vertAlign w:val="baseline"/>
            </w:rPr>
          </w:pPr>
          <w:hyperlink w:anchor="_heading=h.sqqg38ayzco5">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3.3.  Sinadura elektronikoaren bidezko sarbidea eta Sinadura digitaleko aplikazioa.</w:t>
            </w:r>
          </w:hyperlink>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_heading=h.sqqg38ayzco5 \h </w:instrText>
            <w:fldChar w:fldCharType="separate"/>
          </w:r>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8503.937007874016"/>
            </w:tabs>
            <w:spacing w:before="200" w:line="240" w:lineRule="auto"/>
            <w:ind w:left="0" w:firstLine="0"/>
            <w:rPr>
              <w:rFonts w:ascii="Source Sans Pro" w:cs="Source Sans Pro" w:eastAsia="Source Sans Pro" w:hAnsi="Source Sans Pro"/>
              <w:b w:val="1"/>
              <w:bCs w:val="1"/>
              <w:i w:val="0"/>
              <w:iCs w:val="0"/>
              <w:smallCaps w:val="0"/>
              <w:strike w:val="0"/>
              <w:color w:val="000000"/>
              <w:sz w:val="24"/>
              <w:szCs w:val="24"/>
              <w:u w:val="none"/>
              <w:shd w:fill="auto" w:val="clear"/>
              <w:vertAlign w:val="baseline"/>
            </w:rPr>
          </w:pPr>
          <w:hyperlink w:anchor="_heading=h.clqzzn89bw9w">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4. Beste autentikazio eta kontrol tresna batzuk</w:t>
            </w:r>
          </w:hyperlink>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_heading=h.clqzzn89bw9w \h </w:instrText>
            <w:fldChar w:fldCharType="separate"/>
          </w:r>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8503.937007874016"/>
            </w:tabs>
            <w:spacing w:before="60" w:line="240" w:lineRule="auto"/>
            <w:ind w:left="360" w:firstLine="0"/>
            <w:rPr>
              <w:rFonts w:ascii="Source Sans Pro" w:cs="Source Sans Pro" w:eastAsia="Source Sans Pro" w:hAnsi="Source Sans Pro"/>
              <w:b w:val="1"/>
              <w:bCs w:val="1"/>
              <w:i w:val="0"/>
              <w:iCs w:val="0"/>
              <w:smallCaps w:val="0"/>
              <w:strike w:val="0"/>
              <w:color w:val="000000"/>
              <w:sz w:val="24"/>
              <w:szCs w:val="24"/>
              <w:u w:val="none"/>
              <w:shd w:fill="auto" w:val="clear"/>
              <w:vertAlign w:val="baseline"/>
            </w:rPr>
          </w:pPr>
          <w:hyperlink w:anchor="_heading=h.v7y127kdht99">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4.1. Sarbideen kudeaketa. NAC sistemak (Network Access Control, Sarera Sartzeko Kudeaketa Sistemak).</w:t>
            </w:r>
          </w:hyperlink>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_heading=h.v7y127kdht99 \h </w:instrText>
            <w:fldChar w:fldCharType="separate"/>
          </w:r>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8503.937007874016"/>
            </w:tabs>
            <w:spacing w:before="60" w:line="240" w:lineRule="auto"/>
            <w:ind w:left="720" w:firstLine="0"/>
            <w:rPr>
              <w:rFonts w:ascii="Source Sans Pro" w:cs="Source Sans Pro" w:eastAsia="Source Sans Pro" w:hAnsi="Source Sans Pro"/>
              <w:b w:val="1"/>
              <w:bCs w:val="1"/>
              <w:i w:val="0"/>
              <w:iCs w:val="0"/>
              <w:smallCaps w:val="0"/>
              <w:strike w:val="0"/>
              <w:color w:val="000000"/>
              <w:sz w:val="24"/>
              <w:szCs w:val="24"/>
              <w:u w:val="none"/>
              <w:shd w:fill="auto" w:val="clear"/>
              <w:vertAlign w:val="baseline"/>
            </w:rPr>
          </w:pPr>
          <w:hyperlink w:anchor="_heading=h.4n947y595e4l">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4.1.1 Kontzeptu teorikoak</w:t>
            </w:r>
          </w:hyperlink>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_heading=h.4n947y595e4l \h </w:instrText>
            <w:fldChar w:fldCharType="separate"/>
          </w:r>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8503.937007874016"/>
            </w:tabs>
            <w:spacing w:before="60" w:line="240" w:lineRule="auto"/>
            <w:ind w:left="720" w:firstLine="0"/>
            <w:rPr>
              <w:rFonts w:ascii="Source Sans Pro" w:cs="Source Sans Pro" w:eastAsia="Source Sans Pro" w:hAnsi="Source Sans Pro"/>
              <w:b w:val="1"/>
              <w:bCs w:val="1"/>
              <w:i w:val="0"/>
              <w:iCs w:val="0"/>
              <w:smallCaps w:val="0"/>
              <w:strike w:val="0"/>
              <w:color w:val="000000"/>
              <w:sz w:val="24"/>
              <w:szCs w:val="24"/>
              <w:u w:val="none"/>
              <w:shd w:fill="auto" w:val="clear"/>
              <w:vertAlign w:val="baseline"/>
            </w:rPr>
          </w:pPr>
          <w:hyperlink w:anchor="_heading=h.8iijxei01yy">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4.1.2 Adibide praktiko bat</w:t>
            </w:r>
          </w:hyperlink>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_heading=h.8iijxei01yy \h </w:instrText>
            <w:fldChar w:fldCharType="separate"/>
          </w:r>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8503.937007874016"/>
            </w:tabs>
            <w:spacing w:before="60" w:line="240" w:lineRule="auto"/>
            <w:ind w:left="360" w:firstLine="0"/>
            <w:rPr>
              <w:rFonts w:ascii="Source Sans Pro" w:cs="Source Sans Pro" w:eastAsia="Source Sans Pro" w:hAnsi="Source Sans Pro"/>
              <w:b w:val="1"/>
              <w:bCs w:val="1"/>
              <w:i w:val="0"/>
              <w:iCs w:val="0"/>
              <w:smallCaps w:val="0"/>
              <w:strike w:val="0"/>
              <w:color w:val="000000"/>
              <w:sz w:val="24"/>
              <w:szCs w:val="24"/>
              <w:u w:val="none"/>
              <w:shd w:fill="auto" w:val="clear"/>
              <w:vertAlign w:val="baseline"/>
            </w:rPr>
          </w:pPr>
          <w:hyperlink w:anchor="_heading=h.dvo2u4u856fi">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4.2.  RADIUS protokoloak eta TACACS, KERBEROS zerbitzua, besteak beste.</w:t>
            </w:r>
          </w:hyperlink>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_heading=h.dvo2u4u856fi \h </w:instrText>
            <w:fldChar w:fldCharType="separate"/>
          </w:r>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8503.937007874016"/>
            </w:tabs>
            <w:spacing w:after="80" w:before="60" w:line="240" w:lineRule="auto"/>
            <w:ind w:left="360" w:firstLine="0"/>
            <w:rPr>
              <w:rFonts w:ascii="Source Sans Pro" w:cs="Source Sans Pro" w:eastAsia="Source Sans Pro" w:hAnsi="Source Sans Pro"/>
              <w:b w:val="1"/>
              <w:bCs w:val="1"/>
              <w:i w:val="0"/>
              <w:iCs w:val="0"/>
              <w:smallCaps w:val="0"/>
              <w:strike w:val="0"/>
              <w:color w:val="000000"/>
              <w:sz w:val="24"/>
              <w:szCs w:val="24"/>
              <w:u w:val="none"/>
              <w:shd w:fill="auto" w:val="clear"/>
              <w:vertAlign w:val="baseline"/>
            </w:rPr>
          </w:pPr>
          <w:hyperlink w:anchor="_heading=h.nnv7io7sigg3">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4.3.  Kontu pribilegiatuen kudeaketa.</w:t>
            </w:r>
          </w:hyperlink>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_heading=h.nnv7io7sigg3 \h </w:instrText>
            <w:fldChar w:fldCharType="separate"/>
          </w:r>
          <w:r w:rsidDel="00000000" w:rsidR="00000000" w:rsidRPr="00000000">
            <w:rPr>
              <w:rFonts w:ascii="Source Sans Pro" w:cs="Source Sans Pro" w:eastAsia="Source Sans Pro" w:hAnsi="Source Sans Pro"/>
              <w:b w:val="1"/>
              <w:bCs w:val="1"/>
              <w:i w:val="0"/>
              <w:iCs w:val="0"/>
              <w:smallCaps w:val="0"/>
              <w:strike w:val="0"/>
              <w:color w:val="000000"/>
              <w:sz w:val="24"/>
              <w:szCs w:val="24"/>
              <w:u w:val="none"/>
              <w:shd w:fill="auto" w:val="clear"/>
              <w:vertAlign w:val="baseline"/>
              <w:rtl w:val="0"/>
            </w:rPr>
            <w:t xml:space="preserve">24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sz w:val="36"/>
          <w:szCs w:val="36"/>
        </w:rPr>
        <w:sectPr>
          <w:headerReference r:id="rId11" w:type="default"/>
          <w:footerReference r:id="rId12" w:type="default"/>
          <w:type w:val="nextPage"/>
          <w:pgSz w:h="16838" w:w="11906" w:orient="portrait"/>
          <w:pgMar w:bottom="426" w:top="566.9291338582677" w:left="1700.7874015748032" w:right="1700.7874015748032" w:header="708" w:footer="708"/>
        </w:sectPr>
      </w:pPr>
      <w:r w:rsidDel="00000000" w:rsidR="00000000" w:rsidRPr="00000000">
        <w:rPr>
          <w:rtl w:val="0"/>
        </w:rPr>
      </w:r>
    </w:p>
    <w:p w:rsidR="00000000" w:rsidDel="00000000" w:rsidP="00000000" w:rsidRDefault="00000000" w:rsidRPr="00000000" w14:paraId="0000002E">
      <w:pPr>
        <w:pStyle w:val="Heading1"/>
        <w:keepNext w:val="1"/>
        <w:keepLines w:val="1"/>
        <w:tabs>
          <w:tab w:val="left" w:leader="none" w:pos="1133.8582677165355"/>
        </w:tabs>
        <w:spacing w:before="360" w:line="240" w:lineRule="auto"/>
        <w:ind w:left="425.19685039370086" w:firstLine="0"/>
        <w:jc w:val="left"/>
        <w:rPr>
          <w:color w:val="000000"/>
          <w:vertAlign w:val="baseline"/>
        </w:rPr>
      </w:pPr>
      <w:bookmarkStart w:colFirst="0" w:colLast="0" w:name="_heading=h.c637tgw4xv1q" w:id="2"/>
      <w:bookmarkEnd w:id="2"/>
      <w:r w:rsidDel="00000000" w:rsidR="00000000" w:rsidRPr="00000000">
        <w:rPr>
          <w:color w:val="9900ff"/>
          <w:vertAlign w:val="baseline"/>
          <w:rtl w:val="0"/>
        </w:rPr>
        <w:t xml:space="preserve">1.</w:t>
      </w:r>
      <w:r w:rsidDel="00000000" w:rsidR="00000000" w:rsidRPr="00000000">
        <w:rPr>
          <w:vertAlign w:val="baseline"/>
          <w:rtl w:val="0"/>
        </w:rPr>
        <w:tab/>
      </w:r>
      <w:r w:rsidDel="00000000" w:rsidR="00000000" w:rsidRPr="00000000">
        <w:rPr>
          <w:color w:val="000000"/>
          <w:vertAlign w:val="baseline"/>
          <w:rtl w:val="0"/>
        </w:rPr>
        <w:t xml:space="preserve">Sarrera</w:t>
      </w:r>
    </w:p>
    <w:p w:rsidR="00000000" w:rsidDel="00000000" w:rsidP="00000000" w:rsidRDefault="00000000" w:rsidRPr="00000000" w14:paraId="0000002F">
      <w:pPr>
        <w:spacing w:after="0" w:line="276" w:lineRule="auto"/>
        <w:ind w:left="283.46456692913375" w:firstLine="285.00000000000006"/>
        <w:rPr>
          <w:highlight w:val="yellow"/>
        </w:rPr>
      </w:pPr>
      <w:r w:rsidDel="00000000" w:rsidR="00000000" w:rsidRPr="00000000">
        <w:rPr>
          <w:rtl w:val="0"/>
        </w:rPr>
      </w:r>
    </w:p>
    <w:p w:rsidR="00000000" w:rsidDel="00000000" w:rsidP="00000000" w:rsidRDefault="00000000" w:rsidRPr="00000000" w14:paraId="00000030">
      <w:pPr>
        <w:ind w:left="0" w:firstLine="566.9291338582675"/>
        <w:rPr/>
      </w:pPr>
      <w:r w:rsidDel="00000000" w:rsidR="00000000" w:rsidRPr="00000000">
        <w:rPr>
          <w:rtl w:val="0"/>
        </w:rPr>
        <w:t xml:space="preserve">Unitate didaktiko honetan autentifikatze eta identifikazioaren kontu nabarienetakotatik (pasahitzak eta autentikatze teknika) abiatu eta identifikazioaren zentzu zabalenera (komunikazio ezezagunen beste aldean nor dagoen) arteko kontuak ikusiko ditugu.</w:t>
      </w:r>
    </w:p>
    <w:p w:rsidR="00000000" w:rsidDel="00000000" w:rsidP="00000000" w:rsidRDefault="00000000" w:rsidRPr="00000000" w14:paraId="00000031">
      <w:pPr>
        <w:ind w:left="0" w:firstLine="566.9291338582675"/>
        <w:rPr>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keepNext w:val="1"/>
        <w:keepLines w:val="1"/>
        <w:tabs>
          <w:tab w:val="left" w:leader="none" w:pos="1119.2125984251968"/>
        </w:tabs>
        <w:spacing w:before="360" w:line="240" w:lineRule="auto"/>
        <w:ind w:left="425.19685039370086" w:firstLine="0"/>
        <w:jc w:val="left"/>
        <w:rPr>
          <w:color w:val="000000"/>
        </w:rPr>
      </w:pPr>
      <w:bookmarkStart w:colFirst="0" w:colLast="0" w:name="_heading=h.gmchm8apend3" w:id="3"/>
      <w:bookmarkEnd w:id="3"/>
      <w:r w:rsidDel="00000000" w:rsidR="00000000" w:rsidRPr="00000000">
        <w:rPr>
          <w:color w:val="9900ff"/>
          <w:vertAlign w:val="baseline"/>
          <w:rtl w:val="0"/>
        </w:rPr>
        <w:t xml:space="preserve">2.</w:t>
      </w:r>
      <w:r w:rsidDel="00000000" w:rsidR="00000000" w:rsidRPr="00000000">
        <w:rPr>
          <w:vertAlign w:val="baseline"/>
          <w:rtl w:val="0"/>
        </w:rPr>
        <w:tab/>
      </w:r>
      <w:r w:rsidDel="00000000" w:rsidR="00000000" w:rsidRPr="00000000">
        <w:rPr>
          <w:color w:val="000000"/>
          <w:rtl w:val="0"/>
        </w:rPr>
        <w:t xml:space="preserve">Autentifikazioa</w:t>
      </w:r>
    </w:p>
    <w:p w:rsidR="00000000" w:rsidDel="00000000" w:rsidP="00000000" w:rsidRDefault="00000000" w:rsidRPr="00000000" w14:paraId="00000033">
      <w:pPr>
        <w:tabs>
          <w:tab w:val="left" w:leader="none" w:pos="1119.2125984251968"/>
        </w:tabs>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Autenfikazioa ezinbestekoa da gauza ezberdinetara atzipena mugatu edo komunikazio baten beste aldean dagoena esaten duena dela jakiteko. Autentifikatze bide edo aukera mota bakoitzari autentifikazio faktore esaten zaio.</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keepNext w:val="1"/>
        <w:keepLines w:val="1"/>
        <w:tabs>
          <w:tab w:val="left" w:leader="none" w:pos="1133.8582677165355"/>
        </w:tabs>
        <w:spacing w:after="120" w:before="120" w:line="240" w:lineRule="auto"/>
        <w:ind w:firstLine="566.9291338582675"/>
        <w:jc w:val="left"/>
        <w:rPr>
          <w:vertAlign w:val="baseline"/>
        </w:rPr>
      </w:pPr>
      <w:bookmarkStart w:colFirst="0" w:colLast="0" w:name="_heading=h.awapeiix7t6j" w:id="4"/>
      <w:bookmarkEnd w:id="4"/>
      <w:r w:rsidDel="00000000" w:rsidR="00000000" w:rsidRPr="00000000">
        <w:rPr>
          <w:vertAlign w:val="baseline"/>
          <w:rtl w:val="0"/>
        </w:rPr>
        <w:t xml:space="preserve">2.1.</w:t>
        <w:tab/>
      </w:r>
      <w:r w:rsidDel="00000000" w:rsidR="00000000" w:rsidRPr="00000000">
        <w:rPr>
          <w:rtl w:val="0"/>
        </w:rPr>
        <w:t xml:space="preserve">Faktore motak</w:t>
      </w:r>
      <w:r w:rsidDel="00000000" w:rsidR="00000000" w:rsidRPr="00000000">
        <w:rPr>
          <w:rtl w:val="0"/>
        </w:rPr>
      </w:r>
    </w:p>
    <w:p w:rsidR="00000000" w:rsidDel="00000000" w:rsidP="00000000" w:rsidRDefault="00000000" w:rsidRPr="00000000" w14:paraId="00000037">
      <w:pPr>
        <w:ind w:left="0" w:firstLine="566.9291338582675"/>
        <w:jc w:val="both"/>
        <w:rPr>
          <w:highlight w:val="yellow"/>
        </w:rPr>
      </w:pPr>
      <w:r w:rsidDel="00000000" w:rsidR="00000000" w:rsidRPr="00000000">
        <w:rPr>
          <w:rtl w:val="0"/>
        </w:rPr>
      </w:r>
    </w:p>
    <w:p w:rsidR="00000000" w:rsidDel="00000000" w:rsidP="00000000" w:rsidRDefault="00000000" w:rsidRPr="00000000" w14:paraId="00000038">
      <w:pPr>
        <w:rPr>
          <w:highlight w:val="yellow"/>
        </w:rPr>
      </w:pPr>
      <w:r w:rsidDel="00000000" w:rsidR="00000000" w:rsidRPr="00000000">
        <w:rPr>
          <w:rtl w:val="0"/>
        </w:rPr>
        <w:t xml:space="preserve">Sailkapen ezberdinak egin daitezke baina ondokoa da faktore moten sailkapen ohikoaena eta berarien funtzionamendua:</w:t>
      </w:r>
      <w:r w:rsidDel="00000000" w:rsidR="00000000" w:rsidRPr="00000000">
        <w:rPr>
          <w:rtl w:val="0"/>
        </w:rPr>
      </w:r>
    </w:p>
    <w:p w:rsidR="00000000" w:rsidDel="00000000" w:rsidP="00000000" w:rsidRDefault="00000000" w:rsidRPr="00000000" w14:paraId="000000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283.46456692913375" w:right="0" w:firstLine="285.00000000000006"/>
        <w:jc w:val="both"/>
        <w:rPr>
          <w:rFonts w:ascii="Cambria" w:cs="Cambria" w:eastAsia="Cambria" w:hAnsi="Cambria"/>
          <w:b w:val="1"/>
          <w:bCs w:val="1"/>
          <w:i w:val="0"/>
          <w:iCs w:val="0"/>
          <w:smallCaps w:val="0"/>
          <w:strike w:val="0"/>
          <w:color w:val="351c75"/>
          <w:sz w:val="28"/>
          <w:szCs w:val="28"/>
          <w:highlight w:val="red"/>
          <w:u w:val="none"/>
          <w:vertAlign w:val="baseline"/>
        </w:rPr>
      </w:pPr>
      <w:bookmarkStart w:colFirst="0" w:colLast="0" w:name="_heading=h.duoeqf2y60fa" w:id="5"/>
      <w:bookmarkEnd w:id="5"/>
      <w:r w:rsidDel="00000000" w:rsidR="00000000" w:rsidRPr="00000000">
        <w:rPr>
          <w:rtl w:val="0"/>
        </w:rPr>
      </w:r>
    </w:p>
    <w:p w:rsidR="00000000" w:rsidDel="00000000" w:rsidP="00000000" w:rsidRDefault="00000000" w:rsidRPr="00000000" w14:paraId="0000003A">
      <w:pPr>
        <w:pStyle w:val="Heading3"/>
        <w:spacing w:after="200" w:before="40" w:lineRule="auto"/>
        <w:rPr>
          <w:vertAlign w:val="baseline"/>
        </w:rPr>
      </w:pPr>
      <w:bookmarkStart w:colFirst="0" w:colLast="0" w:name="_heading=h.qfhrzbb6jpd2" w:id="6"/>
      <w:bookmarkEnd w:id="6"/>
      <w:r w:rsidDel="00000000" w:rsidR="00000000" w:rsidRPr="00000000">
        <w:rPr>
          <w:vertAlign w:val="baseline"/>
          <w:rtl w:val="0"/>
        </w:rPr>
        <w:t xml:space="preserve">2.1.</w:t>
      </w:r>
      <w:r w:rsidDel="00000000" w:rsidR="00000000" w:rsidRPr="00000000">
        <w:rPr>
          <w:rtl w:val="0"/>
        </w:rPr>
        <w:t xml:space="preserve">1</w:t>
      </w:r>
      <w:r w:rsidDel="00000000" w:rsidR="00000000" w:rsidRPr="00000000">
        <w:rPr>
          <w:vertAlign w:val="baseline"/>
          <w:rtl w:val="0"/>
        </w:rPr>
        <w:tab/>
      </w:r>
      <w:r w:rsidDel="00000000" w:rsidR="00000000" w:rsidRPr="00000000">
        <w:rPr>
          <w:rtl w:val="0"/>
        </w:rPr>
        <w:t xml:space="preserve">Jakintza faktoreak</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Erabiltzaileak soilik dakien informazio bat erabiltzen da autentikatzeko. Pasahitzak edo PINak (Personal Identification Number) erabiltzean datza hein handienean. </w:t>
      </w:r>
    </w:p>
    <w:p w:rsidR="00000000" w:rsidDel="00000000" w:rsidP="00000000" w:rsidRDefault="00000000" w:rsidRPr="00000000" w14:paraId="0000003C">
      <w:pPr>
        <w:rPr>
          <w:highlight w:val="yellow"/>
        </w:rPr>
      </w:pPr>
      <w:r w:rsidDel="00000000" w:rsidR="00000000" w:rsidRPr="00000000">
        <w:rPr>
          <w:rtl w:val="0"/>
        </w:rPr>
      </w:r>
    </w:p>
    <w:p w:rsidR="00000000" w:rsidDel="00000000" w:rsidP="00000000" w:rsidRDefault="00000000" w:rsidRPr="00000000" w14:paraId="0000003D">
      <w:pPr>
        <w:pStyle w:val="Heading3"/>
        <w:spacing w:after="200" w:lineRule="auto"/>
        <w:rPr/>
      </w:pPr>
      <w:bookmarkStart w:colFirst="0" w:colLast="0" w:name="_heading=h.pazv9drycyz0" w:id="7"/>
      <w:bookmarkEnd w:id="7"/>
      <w:r w:rsidDel="00000000" w:rsidR="00000000" w:rsidRPr="00000000">
        <w:rPr>
          <w:rtl w:val="0"/>
        </w:rPr>
        <w:t xml:space="preserve">2.1.2</w:t>
        <w:tab/>
        <w:t xml:space="preserve">Jabetza faktoreak</w:t>
      </w:r>
    </w:p>
    <w:p w:rsidR="00000000" w:rsidDel="00000000" w:rsidP="00000000" w:rsidRDefault="00000000" w:rsidRPr="00000000" w14:paraId="0000003E">
      <w:pPr>
        <w:rPr/>
      </w:pPr>
      <w:r w:rsidDel="00000000" w:rsidR="00000000" w:rsidRPr="00000000">
        <w:rPr>
          <w:rtl w:val="0"/>
        </w:rPr>
        <w:t xml:space="preserve">Erabiltzaileak soilik daukan zerbait da hemen autentifikatzeko erabiltzen dena. Faktore mota honen barruan gauza ezberdinak sartu daiteke: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4"/>
        </w:numPr>
        <w:ind w:left="1440" w:hanging="360"/>
        <w:rPr>
          <w:u w:val="none"/>
        </w:rPr>
      </w:pPr>
      <w:r w:rsidDel="00000000" w:rsidR="00000000" w:rsidRPr="00000000">
        <w:rPr>
          <w:rtl w:val="0"/>
        </w:rPr>
        <w:t xml:space="preserve">Buruz jakin beharrik gabe erabiltzaileak soilik daukan informazioa: kordenatu txartelak, unean uneko tokenak...</w:t>
      </w:r>
    </w:p>
    <w:p w:rsidR="00000000" w:rsidDel="00000000" w:rsidP="00000000" w:rsidRDefault="00000000" w:rsidRPr="00000000" w14:paraId="00000041">
      <w:pPr>
        <w:numPr>
          <w:ilvl w:val="0"/>
          <w:numId w:val="4"/>
        </w:numPr>
        <w:ind w:left="1440" w:hanging="360"/>
        <w:rPr>
          <w:u w:val="none"/>
        </w:rPr>
      </w:pPr>
      <w:r w:rsidDel="00000000" w:rsidR="00000000" w:rsidRPr="00000000">
        <w:rPr>
          <w:rtl w:val="0"/>
        </w:rPr>
        <w:t xml:space="preserve">Gailu edo tresna fisikoak: giltza bezala erabiltzen diren txartelak edo periferikoak, zertifikatu digitalak gordetzen dituzten txartelak ...</w:t>
      </w:r>
    </w:p>
    <w:p w:rsidR="00000000" w:rsidDel="00000000" w:rsidP="00000000" w:rsidRDefault="00000000" w:rsidRPr="00000000" w14:paraId="00000042">
      <w:pPr>
        <w:rPr>
          <w:highlight w:val="yellow"/>
        </w:rPr>
      </w:pPr>
      <w:r w:rsidDel="00000000" w:rsidR="00000000" w:rsidRPr="00000000">
        <w:rPr>
          <w:rtl w:val="0"/>
        </w:rPr>
      </w:r>
    </w:p>
    <w:p w:rsidR="00000000" w:rsidDel="00000000" w:rsidP="00000000" w:rsidRDefault="00000000" w:rsidRPr="00000000" w14:paraId="00000043">
      <w:pPr>
        <w:pStyle w:val="Heading3"/>
        <w:spacing w:after="200" w:lineRule="auto"/>
        <w:rPr/>
      </w:pPr>
      <w:bookmarkStart w:colFirst="0" w:colLast="0" w:name="_heading=h.hz8ivrg51yls" w:id="8"/>
      <w:bookmarkEnd w:id="8"/>
      <w:r w:rsidDel="00000000" w:rsidR="00000000" w:rsidRPr="00000000">
        <w:rPr>
          <w:rtl w:val="0"/>
        </w:rPr>
        <w:t xml:space="preserve">2.1.3</w:t>
        <w:tab/>
        <w:t xml:space="preserve">Berezkotasun faktoreak</w:t>
      </w:r>
    </w:p>
    <w:p w:rsidR="00000000" w:rsidDel="00000000" w:rsidP="00000000" w:rsidRDefault="00000000" w:rsidRPr="00000000" w14:paraId="00000044">
      <w:pPr>
        <w:rPr/>
      </w:pPr>
      <w:r w:rsidDel="00000000" w:rsidR="00000000" w:rsidRPr="00000000">
        <w:rPr>
          <w:rtl w:val="0"/>
        </w:rPr>
        <w:t xml:space="preserve">Erabiltzaileak berez daukan informazioa, bereziki informazio biometrikoak, ahotsa eta abar.</w:t>
      </w:r>
    </w:p>
    <w:p w:rsidR="00000000" w:rsidDel="00000000" w:rsidP="00000000" w:rsidRDefault="00000000" w:rsidRPr="00000000" w14:paraId="00000045">
      <w:pPr>
        <w:rPr>
          <w:highlight w:val="yellow"/>
        </w:rPr>
      </w:pPr>
      <w:r w:rsidDel="00000000" w:rsidR="00000000" w:rsidRPr="00000000">
        <w:rPr>
          <w:rtl w:val="0"/>
        </w:rPr>
      </w:r>
    </w:p>
    <w:p w:rsidR="00000000" w:rsidDel="00000000" w:rsidP="00000000" w:rsidRDefault="00000000" w:rsidRPr="00000000" w14:paraId="00000046">
      <w:pPr>
        <w:pStyle w:val="Heading3"/>
        <w:spacing w:after="200" w:lineRule="auto"/>
        <w:rPr/>
      </w:pPr>
      <w:bookmarkStart w:colFirst="0" w:colLast="0" w:name="_heading=h.rz403ydyba60" w:id="9"/>
      <w:bookmarkEnd w:id="9"/>
      <w:r w:rsidDel="00000000" w:rsidR="00000000" w:rsidRPr="00000000">
        <w:rPr>
          <w:rtl w:val="0"/>
        </w:rPr>
        <w:t xml:space="preserve">2.1.4</w:t>
        <w:tab/>
        <w:t xml:space="preserve">Kokapen faktoreak</w:t>
      </w:r>
    </w:p>
    <w:p w:rsidR="00000000" w:rsidDel="00000000" w:rsidP="00000000" w:rsidRDefault="00000000" w:rsidRPr="00000000" w14:paraId="00000047">
      <w:pPr>
        <w:rPr/>
      </w:pPr>
      <w:r w:rsidDel="00000000" w:rsidR="00000000" w:rsidRPr="00000000">
        <w:rPr>
          <w:rtl w:val="0"/>
        </w:rPr>
        <w:t xml:space="preserve">Batzuetan nahikoa da erabiltzailearen kokapena jakitea baimen batzuk dituen edo ez jakiteko.</w:t>
      </w:r>
    </w:p>
    <w:p w:rsidR="00000000" w:rsidDel="00000000" w:rsidP="00000000" w:rsidRDefault="00000000" w:rsidRPr="00000000" w14:paraId="00000048">
      <w:pPr>
        <w:rPr>
          <w:highlight w:val="yellow"/>
        </w:rPr>
      </w:pPr>
      <w:r w:rsidDel="00000000" w:rsidR="00000000" w:rsidRPr="00000000">
        <w:rPr>
          <w:rtl w:val="0"/>
        </w:rPr>
      </w:r>
    </w:p>
    <w:p w:rsidR="00000000" w:rsidDel="00000000" w:rsidP="00000000" w:rsidRDefault="00000000" w:rsidRPr="00000000" w14:paraId="00000049">
      <w:pPr>
        <w:pStyle w:val="Heading3"/>
        <w:spacing w:after="200" w:lineRule="auto"/>
        <w:rPr/>
      </w:pPr>
      <w:bookmarkStart w:colFirst="0" w:colLast="0" w:name="_heading=h.2y1iznivuniq" w:id="10"/>
      <w:bookmarkEnd w:id="10"/>
      <w:r w:rsidDel="00000000" w:rsidR="00000000" w:rsidRPr="00000000">
        <w:rPr>
          <w:rtl w:val="0"/>
        </w:rPr>
        <w:t xml:space="preserve">2.1.5</w:t>
        <w:tab/>
        <w:t xml:space="preserve">Portaera faktoreak</w:t>
      </w:r>
    </w:p>
    <w:p w:rsidR="00000000" w:rsidDel="00000000" w:rsidP="00000000" w:rsidRDefault="00000000" w:rsidRPr="00000000" w14:paraId="0000004A">
      <w:pPr>
        <w:rPr/>
      </w:pPr>
      <w:r w:rsidDel="00000000" w:rsidR="00000000" w:rsidRPr="00000000">
        <w:rPr>
          <w:rtl w:val="0"/>
        </w:rPr>
        <w:t xml:space="preserve">Jakintza faktorearen kasu berezia da alde batetik (patroien erabilerari dagokionez), baina erabilera aurreratuagoetan erabiltzailea berak guztiz kontziente izan gabe ematen duen informazioa erabiltzen da nor den edo edo nor ez den ondorioztatzeko.</w:t>
      </w:r>
    </w:p>
    <w:p w:rsidR="00000000" w:rsidDel="00000000" w:rsidP="00000000" w:rsidRDefault="00000000" w:rsidRPr="00000000" w14:paraId="0000004B">
      <w:pPr>
        <w:rPr>
          <w:highlight w:val="yellow"/>
        </w:rPr>
      </w:pPr>
      <w:r w:rsidDel="00000000" w:rsidR="00000000" w:rsidRPr="00000000">
        <w:rPr>
          <w:rtl w:val="0"/>
        </w:rPr>
      </w:r>
    </w:p>
    <w:p w:rsidR="00000000" w:rsidDel="00000000" w:rsidP="00000000" w:rsidRDefault="00000000" w:rsidRPr="00000000" w14:paraId="0000004C">
      <w:pPr>
        <w:rPr>
          <w:highlight w:val="yellow"/>
        </w:rPr>
      </w:pPr>
      <w:r w:rsidDel="00000000" w:rsidR="00000000" w:rsidRPr="00000000">
        <w:rPr>
          <w:rtl w:val="0"/>
        </w:rPr>
      </w:r>
    </w:p>
    <w:p w:rsidR="00000000" w:rsidDel="00000000" w:rsidP="00000000" w:rsidRDefault="00000000" w:rsidRPr="00000000" w14:paraId="0000004D">
      <w:pPr>
        <w:rPr>
          <w:highlight w:val="yellow"/>
        </w:rPr>
      </w:pPr>
      <w:r w:rsidDel="00000000" w:rsidR="00000000" w:rsidRPr="00000000">
        <w:rPr>
          <w:rtl w:val="0"/>
        </w:rPr>
      </w:r>
    </w:p>
    <w:p w:rsidR="00000000" w:rsidDel="00000000" w:rsidP="00000000" w:rsidRDefault="00000000" w:rsidRPr="00000000" w14:paraId="0000004E">
      <w:pPr>
        <w:pStyle w:val="Heading2"/>
        <w:keepNext w:val="1"/>
        <w:keepLines w:val="1"/>
        <w:spacing w:after="120" w:before="120" w:line="240" w:lineRule="auto"/>
        <w:ind w:left="1417.3228346456694" w:hanging="850.3937007874017"/>
        <w:jc w:val="left"/>
        <w:rPr>
          <w:vertAlign w:val="baseline"/>
        </w:rPr>
      </w:pPr>
      <w:bookmarkStart w:colFirst="0" w:colLast="0" w:name="_heading=h.mo7i2tny5vv0" w:id="11"/>
      <w:bookmarkEnd w:id="11"/>
      <w:r w:rsidDel="00000000" w:rsidR="00000000" w:rsidRPr="00000000">
        <w:rPr>
          <w:vertAlign w:val="baseline"/>
          <w:rtl w:val="0"/>
        </w:rPr>
        <w:t xml:space="preserve">2.2. </w:t>
        <w:tab/>
      </w:r>
      <w:r w:rsidDel="00000000" w:rsidR="00000000" w:rsidRPr="00000000">
        <w:rPr>
          <w:rtl w:val="0"/>
        </w:rPr>
        <w:t xml:space="preserve">Hainbat teknikatan oinarritutako autentifikazioa</w:t>
      </w:r>
      <w:r w:rsidDel="00000000" w:rsidR="00000000" w:rsidRPr="00000000">
        <w:rPr>
          <w:vertAlign w:val="baseline"/>
          <w:rtl w:val="0"/>
        </w:rPr>
        <w:t xml:space="preserve"> </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highlight w:val="yellow"/>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Segurtasuna handitze aldera, kritikoak diren zereginetarako, autentikatzeko faktore bat baino gehiago erabiltzea gomendatzen da. Honi faktore anitzeko autentifikatzea (2 faktoreko autentikazio gehienetan) esaten zaio.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Sareko segurtasun gailu zehatzagoekin lanean hasten garenean ikusiko dugu hau modu praktikoan, baina horrez gain badira kontuan hartu beharreko kontu batzuk:</w:t>
      </w:r>
    </w:p>
    <w:p w:rsidR="00000000" w:rsidDel="00000000" w:rsidP="00000000" w:rsidRDefault="00000000" w:rsidRPr="00000000" w14:paraId="00000053">
      <w:pPr>
        <w:ind w:left="0" w:firstLine="566.9291338582675"/>
        <w:rPr/>
      </w:pPr>
      <w:r w:rsidDel="00000000" w:rsidR="00000000" w:rsidRPr="00000000">
        <w:rPr>
          <w:rtl w:val="0"/>
        </w:rPr>
      </w:r>
    </w:p>
    <w:p w:rsidR="00000000" w:rsidDel="00000000" w:rsidP="00000000" w:rsidRDefault="00000000" w:rsidRPr="00000000" w14:paraId="00000054">
      <w:pPr>
        <w:numPr>
          <w:ilvl w:val="0"/>
          <w:numId w:val="5"/>
        </w:numPr>
        <w:ind w:left="1440" w:hanging="360"/>
      </w:pPr>
      <w:r w:rsidDel="00000000" w:rsidR="00000000" w:rsidRPr="00000000">
        <w:rPr>
          <w:rtl w:val="0"/>
        </w:rPr>
        <w:t xml:space="preserve">Mota ezberdinetako faktoreak erabiltzea komeni da.</w:t>
      </w:r>
    </w:p>
    <w:p w:rsidR="00000000" w:rsidDel="00000000" w:rsidP="00000000" w:rsidRDefault="00000000" w:rsidRPr="00000000" w14:paraId="00000055">
      <w:pPr>
        <w:numPr>
          <w:ilvl w:val="0"/>
          <w:numId w:val="5"/>
        </w:numPr>
        <w:ind w:left="1440" w:hanging="360"/>
        <w:rPr>
          <w:u w:val="none"/>
        </w:rPr>
      </w:pPr>
      <w:r w:rsidDel="00000000" w:rsidR="00000000" w:rsidRPr="00000000">
        <w:rPr>
          <w:rtl w:val="0"/>
        </w:rPr>
        <w:t xml:space="preserve">Faktore bat baino gehiago erabiltzen badira ere, ez da horietako bat ere gutxietzi behar.</w:t>
      </w:r>
    </w:p>
    <w:p w:rsidR="00000000" w:rsidDel="00000000" w:rsidP="00000000" w:rsidRDefault="00000000" w:rsidRPr="00000000" w14:paraId="00000056">
      <w:pPr>
        <w:numPr>
          <w:ilvl w:val="0"/>
          <w:numId w:val="5"/>
        </w:numPr>
        <w:ind w:left="1440" w:hanging="360"/>
        <w:rPr>
          <w:u w:val="none"/>
        </w:rPr>
      </w:pPr>
      <w:r w:rsidDel="00000000" w:rsidR="00000000" w:rsidRPr="00000000">
        <w:rPr>
          <w:rtl w:val="0"/>
        </w:rPr>
        <w:t xml:space="preserve">Erabilterraztasuna eta segurtasunaren arteko oreka aurkitu behar da.</w:t>
      </w: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tbl>
      <w:tblPr>
        <w:tblStyle w:val="Table1"/>
        <w:tblW w:w="85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6"/>
        <w:tblGridChange w:id="0">
          <w:tblGrid>
            <w:gridCol w:w="8506"/>
          </w:tblGrid>
        </w:tblGridChange>
      </w:tblGrid>
      <w:tr>
        <w:trPr>
          <w:cantSplit w:val="0"/>
          <w:tblHeader w:val="0"/>
        </w:trPr>
        <w:tc>
          <w:tcPr>
            <w:tcBorders>
              <w:top w:color="000000" w:space="0" w:sz="18" w:val="dashed"/>
              <w:left w:color="000000" w:space="0" w:sz="18" w:val="dashed"/>
              <w:bottom w:color="000000" w:space="0" w:sz="18" w:val="dashed"/>
              <w:right w:color="000000" w:space="0" w:sz="18" w:val="dashed"/>
            </w:tcBorders>
            <w:shd w:fill="auto" w:val="clear"/>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059">
            <w:pPr>
              <w:widowControl w:val="0"/>
              <w:spacing w:line="240" w:lineRule="auto"/>
              <w:ind w:left="0" w:firstLine="0"/>
              <w:jc w:val="left"/>
              <w:rPr>
                <w:b w:val="1"/>
                <w:bCs w:val="1"/>
                <w:sz w:val="32"/>
                <w:szCs w:val="32"/>
              </w:rPr>
            </w:pPr>
            <w:r w:rsidDel="00000000" w:rsidR="00000000" w:rsidRPr="00000000">
              <w:rPr>
                <w:b w:val="1"/>
                <w:bCs w:val="1"/>
                <w:sz w:val="32"/>
                <w:szCs w:val="32"/>
                <w:rtl w:val="0"/>
              </w:rPr>
              <w:t xml:space="preserve">2.1 Ariketa (taldeka egiteko)</w:t>
            </w:r>
          </w:p>
          <w:p w:rsidR="00000000" w:rsidDel="00000000" w:rsidP="00000000" w:rsidRDefault="00000000" w:rsidRPr="00000000" w14:paraId="0000005A">
            <w:pPr>
              <w:widowControl w:val="0"/>
              <w:spacing w:line="240" w:lineRule="auto"/>
              <w:ind w:left="0" w:firstLine="0"/>
              <w:jc w:val="left"/>
              <w:rPr>
                <w:b w:val="1"/>
                <w:bCs w:val="1"/>
                <w:sz w:val="32"/>
                <w:szCs w:val="32"/>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t xml:space="preserve">Gehitu bigarren faktorea Proxmoxeko GUIko erabiltzaleei.</w:t>
            </w:r>
            <w:r w:rsidDel="00000000" w:rsidR="00000000" w:rsidRPr="00000000">
              <w:rPr>
                <w:rtl w:val="0"/>
              </w:rPr>
            </w:r>
          </w:p>
        </w:tc>
      </w:tr>
    </w:tbl>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D">
      <w:pPr>
        <w:pStyle w:val="Heading2"/>
        <w:ind w:left="0" w:firstLine="566.9291338582675"/>
        <w:rPr>
          <w:vertAlign w:val="baseline"/>
        </w:rPr>
      </w:pPr>
      <w:bookmarkStart w:colFirst="0" w:colLast="0" w:name="_heading=h.w7k8rr5gerh3" w:id="12"/>
      <w:bookmarkEnd w:id="12"/>
      <w:r w:rsidDel="00000000" w:rsidR="00000000" w:rsidRPr="00000000">
        <w:rPr>
          <w:vertAlign w:val="baseline"/>
          <w:rtl w:val="0"/>
        </w:rPr>
        <w:t xml:space="preserve">2.3. </w:t>
        <w:tab/>
      </w:r>
      <w:r w:rsidDel="00000000" w:rsidR="00000000" w:rsidRPr="00000000">
        <w:rPr>
          <w:rtl w:val="0"/>
        </w:rPr>
        <w:t xml:space="preserve">Kredentzialen kudeaketa.</w:t>
      </w:r>
      <w:r w:rsidDel="00000000" w:rsidR="00000000" w:rsidRPr="00000000">
        <w:rPr>
          <w:vertAlign w:val="baseline"/>
          <w:rtl w:val="0"/>
        </w:rPr>
        <w:t xml:space="preserve"> </w:t>
      </w:r>
    </w:p>
    <w:p w:rsidR="00000000" w:rsidDel="00000000" w:rsidP="00000000" w:rsidRDefault="00000000" w:rsidRPr="00000000" w14:paraId="0000005E">
      <w:pPr>
        <w:ind w:left="0" w:firstLine="566.9291338582675"/>
        <w:rPr>
          <w:highlight w:val="yellow"/>
        </w:rPr>
      </w:pPr>
      <w:r w:rsidDel="00000000" w:rsidR="00000000" w:rsidRPr="00000000">
        <w:rPr>
          <w:rtl w:val="0"/>
        </w:rPr>
      </w:r>
    </w:p>
    <w:p w:rsidR="00000000" w:rsidDel="00000000" w:rsidP="00000000" w:rsidRDefault="00000000" w:rsidRPr="00000000" w14:paraId="0000005F">
      <w:pPr>
        <w:ind w:left="283.46456692913375" w:firstLine="283.46456692913375"/>
        <w:rPr/>
      </w:pPr>
      <w:r w:rsidDel="00000000" w:rsidR="00000000" w:rsidRPr="00000000">
        <w:rPr>
          <w:rtl w:val="0"/>
        </w:rPr>
        <w:t xml:space="preserve">Bereziki jakintza faktorean oinarritzen diren faktoreetarako, guztiz gomendagarria da pasahitzen kudeaketa egoki bat egitea. Honek esan nahi du:</w:t>
      </w:r>
    </w:p>
    <w:p w:rsidR="00000000" w:rsidDel="00000000" w:rsidP="00000000" w:rsidRDefault="00000000" w:rsidRPr="00000000" w14:paraId="00000060">
      <w:pPr>
        <w:ind w:left="0" w:firstLine="566.9291338582675"/>
        <w:rPr/>
      </w:pPr>
      <w:r w:rsidDel="00000000" w:rsidR="00000000" w:rsidRPr="00000000">
        <w:rPr>
          <w:rtl w:val="0"/>
        </w:rPr>
      </w:r>
    </w:p>
    <w:p w:rsidR="00000000" w:rsidDel="00000000" w:rsidP="00000000" w:rsidRDefault="00000000" w:rsidRPr="00000000" w14:paraId="00000061">
      <w:pPr>
        <w:numPr>
          <w:ilvl w:val="0"/>
          <w:numId w:val="5"/>
        </w:numPr>
        <w:ind w:left="1440" w:hanging="360"/>
        <w:rPr>
          <w:u w:val="none"/>
        </w:rPr>
      </w:pPr>
      <w:r w:rsidDel="00000000" w:rsidR="00000000" w:rsidRPr="00000000">
        <w:rPr>
          <w:rtl w:val="0"/>
        </w:rPr>
        <w:t xml:space="preserve">Pasahitz seguruak erabiltzea (luzera, konplexutasuna…)</w:t>
      </w:r>
    </w:p>
    <w:p w:rsidR="00000000" w:rsidDel="00000000" w:rsidP="00000000" w:rsidRDefault="00000000" w:rsidRPr="00000000" w14:paraId="00000062">
      <w:pPr>
        <w:numPr>
          <w:ilvl w:val="0"/>
          <w:numId w:val="5"/>
        </w:numPr>
        <w:ind w:left="1440" w:hanging="360"/>
        <w:rPr>
          <w:u w:val="none"/>
        </w:rPr>
      </w:pPr>
      <w:r w:rsidDel="00000000" w:rsidR="00000000" w:rsidRPr="00000000">
        <w:rPr>
          <w:rtl w:val="0"/>
        </w:rPr>
        <w:t xml:space="preserve">Pasahitzak ez errepikatzea leku ezberdinetan</w:t>
      </w:r>
    </w:p>
    <w:p w:rsidR="00000000" w:rsidDel="00000000" w:rsidP="00000000" w:rsidRDefault="00000000" w:rsidRPr="00000000" w14:paraId="00000063">
      <w:pPr>
        <w:numPr>
          <w:ilvl w:val="0"/>
          <w:numId w:val="5"/>
        </w:numPr>
        <w:ind w:left="1440" w:hanging="360"/>
        <w:rPr>
          <w:u w:val="none"/>
        </w:rPr>
      </w:pPr>
      <w:r w:rsidDel="00000000" w:rsidR="00000000" w:rsidRPr="00000000">
        <w:rPr>
          <w:rtl w:val="0"/>
        </w:rPr>
        <w:t xml:space="preserve">Pasahitzak egoki gordeta izatea</w:t>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283.46456692913375" w:firstLine="283.46456692913375"/>
        <w:rPr/>
      </w:pPr>
      <w:r w:rsidDel="00000000" w:rsidR="00000000" w:rsidRPr="00000000">
        <w:rPr>
          <w:rtl w:val="0"/>
        </w:rPr>
        <w:t xml:space="preserve">Zehaztasunetan sartu gabe, bi esparru desberdindu behar dira hemen: pribatu eta taldekoa. Taldeko kudearetari buruz ari garenean bereziki garrantzitsua da kudeaketa nola egingo den ezartzea (dokumentu batean prozesua definituta egotea) eta erabiltzaile ezberdinek batera erabili ahal izateko tresnak erabiltzea.</w:t>
      </w:r>
      <w:r w:rsidDel="00000000" w:rsidR="00000000" w:rsidRPr="00000000">
        <w:rPr>
          <w:rtl w:val="0"/>
        </w:rPr>
      </w:r>
    </w:p>
    <w:p w:rsidR="00000000" w:rsidDel="00000000" w:rsidP="00000000" w:rsidRDefault="00000000" w:rsidRPr="00000000" w14:paraId="00000066">
      <w:pPr>
        <w:ind w:left="0" w:firstLine="0"/>
        <w:jc w:val="left"/>
        <w:rPr/>
      </w:pPr>
      <w:r w:rsidDel="00000000" w:rsidR="00000000" w:rsidRPr="00000000">
        <w:rPr>
          <w:rtl w:val="0"/>
        </w:rPr>
        <w:tab/>
      </w:r>
    </w:p>
    <w:p w:rsidR="00000000" w:rsidDel="00000000" w:rsidP="00000000" w:rsidRDefault="00000000" w:rsidRPr="00000000" w14:paraId="0000006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tbl>
      <w:tblPr>
        <w:tblStyle w:val="Table2"/>
        <w:tblW w:w="85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6"/>
        <w:tblGridChange w:id="0">
          <w:tblGrid>
            <w:gridCol w:w="8506"/>
          </w:tblGrid>
        </w:tblGridChange>
      </w:tblGrid>
      <w:tr>
        <w:trPr>
          <w:cantSplit w:val="0"/>
          <w:tblHeader w:val="0"/>
        </w:trPr>
        <w:tc>
          <w:tcPr>
            <w:tcBorders>
              <w:top w:color="000000" w:space="0" w:sz="18" w:val="dashed"/>
              <w:left w:color="000000" w:space="0" w:sz="18" w:val="dashed"/>
              <w:bottom w:color="000000" w:space="0" w:sz="18" w:val="dashed"/>
              <w:right w:color="000000" w:space="0" w:sz="18" w:val="dashed"/>
            </w:tcBorders>
            <w:shd w:fill="auto" w:val="clear"/>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069">
            <w:pPr>
              <w:widowControl w:val="0"/>
              <w:spacing w:line="240" w:lineRule="auto"/>
              <w:ind w:left="0" w:firstLine="0"/>
              <w:jc w:val="left"/>
              <w:rPr>
                <w:b w:val="1"/>
                <w:bCs w:val="1"/>
                <w:sz w:val="32"/>
                <w:szCs w:val="32"/>
              </w:rPr>
            </w:pPr>
            <w:r w:rsidDel="00000000" w:rsidR="00000000" w:rsidRPr="00000000">
              <w:rPr>
                <w:b w:val="1"/>
                <w:bCs w:val="1"/>
                <w:sz w:val="32"/>
                <w:szCs w:val="32"/>
                <w:rtl w:val="0"/>
              </w:rPr>
              <w:t xml:space="preserve">2.2 Ariketa (banaka egiteko)</w:t>
            </w:r>
          </w:p>
          <w:p w:rsidR="00000000" w:rsidDel="00000000" w:rsidP="00000000" w:rsidRDefault="00000000" w:rsidRPr="00000000" w14:paraId="0000006A">
            <w:pPr>
              <w:widowControl w:val="0"/>
              <w:spacing w:line="240" w:lineRule="auto"/>
              <w:ind w:left="0" w:firstLine="0"/>
              <w:jc w:val="left"/>
              <w:rPr>
                <w:b w:val="1"/>
                <w:bCs w:val="1"/>
                <w:sz w:val="32"/>
                <w:szCs w:val="32"/>
              </w:rPr>
            </w:pPr>
            <w:r w:rsidDel="00000000" w:rsidR="00000000" w:rsidRPr="00000000">
              <w:rPr>
                <w:rtl w:val="0"/>
              </w:rPr>
            </w:r>
          </w:p>
          <w:p w:rsidR="00000000" w:rsidDel="00000000" w:rsidP="00000000" w:rsidRDefault="00000000" w:rsidRPr="00000000" w14:paraId="0000006B">
            <w:pPr>
              <w:ind w:left="283.46456692913375" w:firstLine="283.46456692913375"/>
              <w:rPr>
                <w:highlight w:val="yellow"/>
              </w:rPr>
            </w:pPr>
            <w:r w:rsidDel="00000000" w:rsidR="00000000" w:rsidRPr="00000000">
              <w:rPr>
                <w:rtl w:val="0"/>
              </w:rPr>
              <w:t xml:space="preserve">Aurkitu pasahitzen talde kudeaterarako dauden tresna ezberdinak, jaso dokumentu batean, bat aukeratu, zehaztu zergaitik aukeratu duzun eta entregatu.</w:t>
            </w:r>
            <w:r w:rsidDel="00000000" w:rsidR="00000000" w:rsidRPr="00000000">
              <w:rPr>
                <w:rtl w:val="0"/>
              </w:rPr>
            </w:r>
          </w:p>
        </w:tc>
      </w:tr>
    </w:tbl>
    <w:p w:rsidR="00000000" w:rsidDel="00000000" w:rsidP="00000000" w:rsidRDefault="00000000" w:rsidRPr="00000000" w14:paraId="0000006C">
      <w:pPr>
        <w:ind w:left="144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r>
    </w:p>
    <w:tbl>
      <w:tblPr>
        <w:tblStyle w:val="Table3"/>
        <w:tblW w:w="85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6"/>
        <w:tblGridChange w:id="0">
          <w:tblGrid>
            <w:gridCol w:w="8506"/>
          </w:tblGrid>
        </w:tblGridChange>
      </w:tblGrid>
      <w:tr>
        <w:trPr>
          <w:cantSplit w:val="0"/>
          <w:tblHeader w:val="0"/>
        </w:trPr>
        <w:tc>
          <w:tcPr>
            <w:tcBorders>
              <w:top w:color="000000" w:space="0" w:sz="18" w:val="dashed"/>
              <w:left w:color="000000" w:space="0" w:sz="18" w:val="dashed"/>
              <w:bottom w:color="000000" w:space="0" w:sz="18" w:val="dashed"/>
              <w:right w:color="000000" w:space="0" w:sz="18" w:val="dashed"/>
            </w:tcBorders>
            <w:shd w:fill="auto" w:val="clear"/>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06E">
            <w:pPr>
              <w:widowControl w:val="0"/>
              <w:spacing w:line="240" w:lineRule="auto"/>
              <w:ind w:left="0" w:firstLine="0"/>
              <w:jc w:val="left"/>
              <w:rPr>
                <w:b w:val="1"/>
                <w:bCs w:val="1"/>
                <w:sz w:val="32"/>
                <w:szCs w:val="32"/>
              </w:rPr>
            </w:pPr>
            <w:r w:rsidDel="00000000" w:rsidR="00000000" w:rsidRPr="00000000">
              <w:rPr>
                <w:b w:val="1"/>
                <w:bCs w:val="1"/>
                <w:sz w:val="32"/>
                <w:szCs w:val="32"/>
                <w:rtl w:val="0"/>
              </w:rPr>
              <w:t xml:space="preserve">2.3 Ariketa (taldeka egiteko)</w:t>
            </w:r>
          </w:p>
          <w:p w:rsidR="00000000" w:rsidDel="00000000" w:rsidP="00000000" w:rsidRDefault="00000000" w:rsidRPr="00000000" w14:paraId="0000006F">
            <w:pPr>
              <w:widowControl w:val="0"/>
              <w:spacing w:line="240" w:lineRule="auto"/>
              <w:ind w:left="0" w:firstLine="0"/>
              <w:jc w:val="left"/>
              <w:rPr>
                <w:b w:val="1"/>
                <w:bCs w:val="1"/>
                <w:sz w:val="32"/>
                <w:szCs w:val="32"/>
              </w:rPr>
            </w:pPr>
            <w:r w:rsidDel="00000000" w:rsidR="00000000" w:rsidRPr="00000000">
              <w:rPr>
                <w:rtl w:val="0"/>
              </w:rPr>
            </w:r>
          </w:p>
          <w:p w:rsidR="00000000" w:rsidDel="00000000" w:rsidP="00000000" w:rsidRDefault="00000000" w:rsidRPr="00000000" w14:paraId="00000070">
            <w:pPr>
              <w:ind w:left="283.46456692913375" w:firstLine="283.46456692913375"/>
              <w:rPr/>
            </w:pPr>
            <w:r w:rsidDel="00000000" w:rsidR="00000000" w:rsidRPr="00000000">
              <w:rPr>
                <w:rtl w:val="0"/>
              </w:rPr>
              <w:t xml:space="preserve">Idatzi zuen erakundearentzako pasahitzen kudeaketa prozedurak jasoko dituen dokumentua. Gutxienez ondoko kontzeptuak barneratuko ditu:</w:t>
            </w:r>
          </w:p>
          <w:p w:rsidR="00000000" w:rsidDel="00000000" w:rsidP="00000000" w:rsidRDefault="00000000" w:rsidRPr="00000000" w14:paraId="00000071">
            <w:pPr>
              <w:numPr>
                <w:ilvl w:val="0"/>
                <w:numId w:val="9"/>
              </w:numPr>
              <w:ind w:left="720" w:hanging="360"/>
              <w:rPr>
                <w:u w:val="none"/>
              </w:rPr>
            </w:pPr>
            <w:r w:rsidDel="00000000" w:rsidR="00000000" w:rsidRPr="00000000">
              <w:rPr>
                <w:rtl w:val="0"/>
              </w:rPr>
              <w:t xml:space="preserve">Autentifikazio faktoreak</w:t>
            </w:r>
          </w:p>
          <w:p w:rsidR="00000000" w:rsidDel="00000000" w:rsidP="00000000" w:rsidRDefault="00000000" w:rsidRPr="00000000" w14:paraId="00000072">
            <w:pPr>
              <w:numPr>
                <w:ilvl w:val="0"/>
                <w:numId w:val="9"/>
              </w:numPr>
              <w:ind w:left="720" w:hanging="360"/>
              <w:rPr>
                <w:u w:val="none"/>
              </w:rPr>
            </w:pPr>
            <w:r w:rsidDel="00000000" w:rsidR="00000000" w:rsidRPr="00000000">
              <w:rPr>
                <w:rtl w:val="0"/>
              </w:rPr>
              <w:t xml:space="preserve">Politikak (pasahitzen konplexutasuna…)</w:t>
            </w:r>
          </w:p>
          <w:p w:rsidR="00000000" w:rsidDel="00000000" w:rsidP="00000000" w:rsidRDefault="00000000" w:rsidRPr="00000000" w14:paraId="00000073">
            <w:pPr>
              <w:numPr>
                <w:ilvl w:val="0"/>
                <w:numId w:val="9"/>
              </w:numPr>
              <w:ind w:left="720" w:hanging="360"/>
              <w:rPr>
                <w:u w:val="none"/>
              </w:rPr>
            </w:pPr>
            <w:r w:rsidDel="00000000" w:rsidR="00000000" w:rsidRPr="00000000">
              <w:rPr>
                <w:rtl w:val="0"/>
              </w:rPr>
              <w:t xml:space="preserve">Erabilitako teknikak eta zergaitia.</w:t>
            </w:r>
          </w:p>
          <w:p w:rsidR="00000000" w:rsidDel="00000000" w:rsidP="00000000" w:rsidRDefault="00000000" w:rsidRPr="00000000" w14:paraId="00000074">
            <w:pPr>
              <w:numPr>
                <w:ilvl w:val="0"/>
                <w:numId w:val="9"/>
              </w:numPr>
              <w:ind w:left="720" w:hanging="360"/>
              <w:rPr>
                <w:u w:val="none"/>
              </w:rPr>
            </w:pPr>
            <w:r w:rsidDel="00000000" w:rsidR="00000000" w:rsidRPr="00000000">
              <w:rPr>
                <w:rtl w:val="0"/>
              </w:rPr>
              <w:t xml:space="preserve">Kudeaketa</w:t>
            </w:r>
            <w:r w:rsidDel="00000000" w:rsidR="00000000" w:rsidRPr="00000000">
              <w:rPr>
                <w:rtl w:val="0"/>
              </w:rPr>
            </w:r>
          </w:p>
        </w:tc>
      </w:tr>
    </w:tbl>
    <w:p w:rsidR="00000000" w:rsidDel="00000000" w:rsidP="00000000" w:rsidRDefault="00000000" w:rsidRPr="00000000" w14:paraId="00000075">
      <w:pPr>
        <w:ind w:left="1440" w:firstLine="0"/>
        <w:rPr/>
      </w:pPr>
      <w:r w:rsidDel="00000000" w:rsidR="00000000" w:rsidRPr="00000000">
        <w:rPr>
          <w:rtl w:val="0"/>
        </w:rPr>
      </w:r>
    </w:p>
    <w:p w:rsidR="00000000" w:rsidDel="00000000" w:rsidP="00000000" w:rsidRDefault="00000000" w:rsidRPr="00000000" w14:paraId="00000076">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1119.2125984251968"/>
        </w:tabs>
        <w:spacing w:after="0" w:before="360" w:line="240" w:lineRule="auto"/>
        <w:ind w:left="425.19685039370086" w:right="0" w:firstLine="0"/>
        <w:jc w:val="center"/>
        <w:rPr>
          <w:rFonts w:ascii="Arial" w:cs="Arial" w:eastAsia="Arial" w:hAnsi="Arial"/>
          <w:b w:val="1"/>
          <w:bCs w:val="1"/>
          <w:i w:val="0"/>
          <w:iCs w:val="0"/>
          <w:smallCaps w:val="1"/>
          <w:strike w:val="0"/>
          <w:color w:val="9900ff"/>
          <w:sz w:val="52"/>
          <w:szCs w:val="52"/>
          <w:u w:val="none"/>
          <w:shd w:fill="auto" w:val="clear"/>
          <w:vertAlign w:val="baseline"/>
        </w:rPr>
      </w:pPr>
      <w:bookmarkStart w:colFirst="0" w:colLast="0" w:name="_heading=h.ve736tmqhxi3" w:id="13"/>
      <w:bookmarkEnd w:id="13"/>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keepNext w:val="1"/>
        <w:keepLines w:val="1"/>
        <w:tabs>
          <w:tab w:val="left" w:leader="none" w:pos="1119.2125984251968"/>
        </w:tabs>
        <w:spacing w:before="360" w:line="240" w:lineRule="auto"/>
        <w:ind w:left="425.19685039370086" w:firstLine="0"/>
        <w:jc w:val="left"/>
        <w:rPr>
          <w:color w:val="000000"/>
          <w:vertAlign w:val="baseline"/>
        </w:rPr>
      </w:pPr>
      <w:bookmarkStart w:colFirst="0" w:colLast="0" w:name="_heading=h.coyzjl24nspn" w:id="14"/>
      <w:bookmarkEnd w:id="14"/>
      <w:r w:rsidDel="00000000" w:rsidR="00000000" w:rsidRPr="00000000">
        <w:rPr>
          <w:color w:val="9900ff"/>
          <w:vertAlign w:val="baseline"/>
          <w:rtl w:val="0"/>
        </w:rPr>
        <w:t xml:space="preserve">3.</w:t>
      </w:r>
      <w:r w:rsidDel="00000000" w:rsidR="00000000" w:rsidRPr="00000000">
        <w:rPr>
          <w:vertAlign w:val="baseline"/>
          <w:rtl w:val="0"/>
        </w:rPr>
        <w:tab/>
      </w:r>
      <w:r w:rsidDel="00000000" w:rsidR="00000000" w:rsidRPr="00000000">
        <w:rPr>
          <w:color w:val="000000"/>
          <w:rtl w:val="0"/>
        </w:rPr>
        <w:t xml:space="preserve">Gako publikoko azpiegiturak</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Ingleses PKI (Publik Key Infraestruktures) kriptografia asimetrikoan oinarritutako konfidentzialtasun eta jatorri aitortza sistemak dira. </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pStyle w:val="Heading2"/>
        <w:keepNext w:val="1"/>
        <w:keepLines w:val="1"/>
        <w:spacing w:after="120" w:before="120" w:line="240" w:lineRule="auto"/>
        <w:ind w:firstLine="566.9291338582675"/>
        <w:jc w:val="left"/>
        <w:rPr>
          <w:vertAlign w:val="baseline"/>
        </w:rPr>
      </w:pPr>
      <w:bookmarkStart w:colFirst="0" w:colLast="0" w:name="_heading=h.m9iqv0s71fn0" w:id="15"/>
      <w:bookmarkEnd w:id="15"/>
      <w:r w:rsidDel="00000000" w:rsidR="00000000" w:rsidRPr="00000000">
        <w:rPr>
          <w:vertAlign w:val="baseline"/>
          <w:rtl w:val="0"/>
        </w:rPr>
        <w:t xml:space="preserve">3.1. </w:t>
      </w:r>
      <w:r w:rsidDel="00000000" w:rsidR="00000000" w:rsidRPr="00000000">
        <w:rPr>
          <w:rtl w:val="0"/>
        </w:rPr>
        <w:t xml:space="preserve">Oinarriak: Kriptografia asimetrikoa</w:t>
      </w:r>
      <w:r w:rsidDel="00000000" w:rsidR="00000000" w:rsidRPr="00000000">
        <w:rPr>
          <w:vertAlign w:val="baseline"/>
          <w:rtl w:val="0"/>
        </w:rPr>
        <w:t xml:space="preserve"> </w:t>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283.46456692913375" w:firstLine="285.00000000000006"/>
        <w:rPr/>
      </w:pPr>
      <w:r w:rsidDel="00000000" w:rsidR="00000000" w:rsidRPr="00000000">
        <w:rPr>
          <w:rtl w:val="0"/>
        </w:rPr>
        <w:t xml:space="preserve">Kriptografia asimetrikoan, ez da gako bera zifratzeko eta dezifratzeko erabiltzen dena, horren ordez elkar osatzen diren bi gako daude: lehena erabiliz zifratzen dena soilik bigarrena erabiliz dezifratu daiteke eta alderantziz. Propietate hau erabiliz gako bat pribatu mantenduta eta bestea publiko, konfidentzialtasuna eta jatorri aitortza (ukaezintasuna) bermatzen dira.</w:t>
      </w:r>
    </w:p>
    <w:p w:rsidR="00000000" w:rsidDel="00000000" w:rsidP="00000000" w:rsidRDefault="00000000" w:rsidRPr="00000000" w14:paraId="0000007E">
      <w:pPr>
        <w:ind w:left="283.46456692913375" w:firstLine="285.00000000000006"/>
        <w:rPr/>
      </w:pPr>
      <w:r w:rsidDel="00000000" w:rsidR="00000000" w:rsidRPr="00000000">
        <w:rPr>
          <w:rtl w:val="0"/>
        </w:rPr>
      </w:r>
    </w:p>
    <w:p w:rsidR="00000000" w:rsidDel="00000000" w:rsidP="00000000" w:rsidRDefault="00000000" w:rsidRPr="00000000" w14:paraId="0000007F">
      <w:pPr>
        <w:pStyle w:val="Heading3"/>
        <w:rPr/>
      </w:pPr>
      <w:bookmarkStart w:colFirst="0" w:colLast="0" w:name="_heading=h.f8rkz1p6ui0b" w:id="16"/>
      <w:bookmarkEnd w:id="16"/>
      <w:r w:rsidDel="00000000" w:rsidR="00000000" w:rsidRPr="00000000">
        <w:rPr>
          <w:rtl w:val="0"/>
        </w:rPr>
        <w:t xml:space="preserve">3.1.1</w:t>
        <w:tab/>
        <w:t xml:space="preserve">Konfidentzialtasuna</w:t>
      </w:r>
    </w:p>
    <w:p w:rsidR="00000000" w:rsidDel="00000000" w:rsidP="00000000" w:rsidRDefault="00000000" w:rsidRPr="00000000" w14:paraId="00000080">
      <w:pPr>
        <w:rPr/>
      </w:pPr>
      <w:r w:rsidDel="00000000" w:rsidR="00000000" w:rsidRPr="00000000">
        <w:rPr>
          <w:rtl w:val="0"/>
        </w:rPr>
        <w:t xml:space="preserve">Nik norbaiti berak soilik irakurri ahal izango duen zerbait bidali nahi badiot, nahikoa da bere gako publiko, eta beraz guztiok ezagutzen duguna, erabiliz zifratzea informazio hori. Modu honetan berak, eta ez beste inork, duen gako pribatuarekin irakurri ahal izango da soilik informazio hori.</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ind w:left="283.46456692913375" w:firstLine="0"/>
        <w:jc w:val="center"/>
        <w:rPr/>
      </w:pPr>
      <w:r w:rsidDel="00000000" w:rsidR="00000000" w:rsidRPr="00000000">
        <w:rPr/>
        <w:drawing>
          <wp:inline distB="114300" distT="114300" distL="114300" distR="114300">
            <wp:extent cx="5019675" cy="1981200"/>
            <wp:effectExtent b="0" l="0" r="0" t="0"/>
            <wp:docPr id="240"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01967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rPr/>
      </w:pPr>
      <w:bookmarkStart w:colFirst="0" w:colLast="0" w:name="_heading=h.550sliuxiy49" w:id="17"/>
      <w:bookmarkEnd w:id="17"/>
      <w:r w:rsidDel="00000000" w:rsidR="00000000" w:rsidRPr="00000000">
        <w:rPr>
          <w:rtl w:val="0"/>
        </w:rPr>
        <w:t xml:space="preserve">3.1.2</w:t>
        <w:tab/>
        <w:t xml:space="preserve">Jabetza aitortza (ukaezintasuna)</w:t>
      </w:r>
    </w:p>
    <w:p w:rsidR="00000000" w:rsidDel="00000000" w:rsidP="00000000" w:rsidRDefault="00000000" w:rsidRPr="00000000" w14:paraId="00000085">
      <w:pPr>
        <w:rPr/>
      </w:pPr>
      <w:r w:rsidDel="00000000" w:rsidR="00000000" w:rsidRPr="00000000">
        <w:rPr>
          <w:rtl w:val="0"/>
        </w:rPr>
        <w:t xml:space="preserve">Informazio baten jabetza edo egiletza bermatu nahi bada, nahikoa izango da horren sortzaileak bere gako pribatuarekin zifratzea. Modu horretan, guztiontzat eskuragarri dagoen gako publikoarekin dezifratu ahal izango da soilik informazio hori, zifratzea asimetrikoaren propietateak direla eta gako bikoteen kideak ordezkaezinak baitira.</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ind w:left="283.46456692913375" w:firstLine="0"/>
        <w:jc w:val="center"/>
        <w:rPr/>
      </w:pPr>
      <w:r w:rsidDel="00000000" w:rsidR="00000000" w:rsidRPr="00000000">
        <w:rPr/>
        <w:drawing>
          <wp:inline distB="114300" distT="114300" distL="114300" distR="114300">
            <wp:extent cx="5038725" cy="2057400"/>
            <wp:effectExtent b="0" l="0" r="0" t="0"/>
            <wp:docPr id="245"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03872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3"/>
        <w:rPr/>
      </w:pPr>
      <w:bookmarkStart w:colFirst="0" w:colLast="0" w:name="_heading=h.pmbrundq0pjc" w:id="18"/>
      <w:bookmarkEnd w:id="18"/>
      <w:r w:rsidDel="00000000" w:rsidR="00000000" w:rsidRPr="00000000">
        <w:rPr>
          <w:rtl w:val="0"/>
        </w:rPr>
        <w:t xml:space="preserve">3.1.3</w:t>
        <w:tab/>
        <w:t xml:space="preserve">Konfidentzialtasuna eta Jabetza aitortza batera</w:t>
      </w:r>
    </w:p>
    <w:p w:rsidR="00000000" w:rsidDel="00000000" w:rsidP="00000000" w:rsidRDefault="00000000" w:rsidRPr="00000000" w14:paraId="00000089">
      <w:pPr>
        <w:rPr/>
      </w:pPr>
      <w:r w:rsidDel="00000000" w:rsidR="00000000" w:rsidRPr="00000000">
        <w:rPr>
          <w:rtl w:val="0"/>
        </w:rPr>
        <w:t xml:space="preserve">Bi kideren arteko komunikazioan aurrez aipatutako ezaugarri horiek bermatu nahi badira, nahikoa izango da bietan burutu beharreko pausuak konbinatzearekin: Igorleak bere gako pribatuarekin eta jaso behar duenaren publikoarekin zifratuko du informazioa; eta jasotzen duenak, bere gako pribatuarekin eta igorlearen gako publikoarekn dezifratuko du informazioa.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ind w:left="0" w:firstLine="0"/>
        <w:jc w:val="center"/>
        <w:rPr/>
      </w:pPr>
      <w:r w:rsidDel="00000000" w:rsidR="00000000" w:rsidRPr="00000000">
        <w:rPr/>
        <w:drawing>
          <wp:inline distB="114300" distT="114300" distL="114300" distR="114300">
            <wp:extent cx="5029200" cy="2028825"/>
            <wp:effectExtent b="0" l="0" r="0" t="0"/>
            <wp:docPr id="22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0292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ind w:left="0" w:firstLine="0"/>
        <w:jc w:val="center"/>
        <w:rPr/>
      </w:pPr>
      <w:r w:rsidDel="00000000" w:rsidR="00000000" w:rsidRPr="00000000">
        <w:rPr>
          <w:rtl w:val="0"/>
        </w:rPr>
      </w:r>
    </w:p>
    <w:p w:rsidR="00000000" w:rsidDel="00000000" w:rsidP="00000000" w:rsidRDefault="00000000" w:rsidRPr="00000000" w14:paraId="0000008D">
      <w:pPr>
        <w:ind w:left="283.46456692913375" w:firstLine="283.46456692913375"/>
        <w:jc w:val="left"/>
        <w:rPr/>
      </w:pPr>
      <w:r w:rsidDel="00000000" w:rsidR="00000000" w:rsidRPr="00000000">
        <w:rPr>
          <w:rtl w:val="0"/>
        </w:rPr>
        <w:t xml:space="preserve">Kasu guztietan integritatea bermatu egiten da, izan ere informazioa aldatzen bada mezua ezin da dezifratu.</w:t>
      </w:r>
    </w:p>
    <w:p w:rsidR="00000000" w:rsidDel="00000000" w:rsidP="00000000" w:rsidRDefault="00000000" w:rsidRPr="00000000" w14:paraId="0000008E">
      <w:pPr>
        <w:ind w:left="283.46456692913375" w:firstLine="285.00000000000006"/>
        <w:rPr>
          <w:b w:val="1"/>
          <w:bCs w:val="1"/>
          <w:sz w:val="40"/>
          <w:szCs w:val="40"/>
        </w:rPr>
      </w:pPr>
      <w:r w:rsidDel="00000000" w:rsidR="00000000" w:rsidRPr="00000000">
        <w:rPr>
          <w:rtl w:val="0"/>
        </w:rPr>
      </w:r>
    </w:p>
    <w:p w:rsidR="00000000" w:rsidDel="00000000" w:rsidP="00000000" w:rsidRDefault="00000000" w:rsidRPr="00000000" w14:paraId="0000008F">
      <w:pPr>
        <w:pStyle w:val="Heading2"/>
        <w:rPr/>
      </w:pPr>
      <w:bookmarkStart w:colFirst="0" w:colLast="0" w:name="_heading=h.puohyfqx2nqn" w:id="19"/>
      <w:bookmarkEnd w:id="19"/>
      <w:r w:rsidDel="00000000" w:rsidR="00000000" w:rsidRPr="00000000">
        <w:rPr>
          <w:rtl w:val="0"/>
        </w:rPr>
        <w:t xml:space="preserve">3.2. </w:t>
        <w:tab/>
        <w:t xml:space="preserve">Komunikazio seguruak ezartzea </w:t>
      </w:r>
    </w:p>
    <w:p w:rsidR="00000000" w:rsidDel="00000000" w:rsidP="00000000" w:rsidRDefault="00000000" w:rsidRPr="00000000" w14:paraId="00000090">
      <w:pPr>
        <w:ind w:left="0" w:firstLine="566.9291338582675"/>
        <w:rPr>
          <w:highlight w:val="yellow"/>
        </w:rPr>
      </w:pPr>
      <w:r w:rsidDel="00000000" w:rsidR="00000000" w:rsidRPr="00000000">
        <w:rPr>
          <w:rtl w:val="0"/>
        </w:rPr>
      </w:r>
    </w:p>
    <w:p w:rsidR="00000000" w:rsidDel="00000000" w:rsidP="00000000" w:rsidRDefault="00000000" w:rsidRPr="00000000" w14:paraId="00000091">
      <w:pPr>
        <w:ind w:left="0" w:firstLine="566.9291338582675"/>
        <w:rPr/>
      </w:pPr>
      <w:r w:rsidDel="00000000" w:rsidR="00000000" w:rsidRPr="00000000">
        <w:rPr>
          <w:rtl w:val="0"/>
        </w:rPr>
        <w:t xml:space="preserve">Erakunde berdinaren bi lekuren arteko komunikazio seguruetaz ari garenean prokolo desberdinak erabili ditzakegu, baina kasu gehienetan VPNak ezartzeaz ari gara. Hauek beste unitate didaktiko batean ikusiko ditugu.</w:t>
      </w:r>
    </w:p>
    <w:p w:rsidR="00000000" w:rsidDel="00000000" w:rsidP="00000000" w:rsidRDefault="00000000" w:rsidRPr="00000000" w14:paraId="00000092">
      <w:pPr>
        <w:ind w:left="0" w:firstLine="566.9291338582675"/>
        <w:rPr/>
      </w:pPr>
      <w:r w:rsidDel="00000000" w:rsidR="00000000" w:rsidRPr="00000000">
        <w:rPr>
          <w:rtl w:val="0"/>
        </w:rPr>
      </w:r>
    </w:p>
    <w:p w:rsidR="00000000" w:rsidDel="00000000" w:rsidP="00000000" w:rsidRDefault="00000000" w:rsidRPr="00000000" w14:paraId="00000093">
      <w:pPr>
        <w:ind w:left="0" w:firstLine="566.9291338582675"/>
        <w:rPr/>
      </w:pPr>
      <w:r w:rsidDel="00000000" w:rsidR="00000000" w:rsidRPr="00000000">
        <w:rPr>
          <w:rtl w:val="0"/>
        </w:rPr>
        <w:t xml:space="preserve">Erakunde ezberdinen artean, aurrez ezarri gabeko “konfidantzazko” bideak erabiltzen ditugunean, oso esparru desberdinetan, komunikazio seguruez ari garenean SSL erabiltzen da ia beti.</w:t>
      </w:r>
    </w:p>
    <w:p w:rsidR="00000000" w:rsidDel="00000000" w:rsidP="00000000" w:rsidRDefault="00000000" w:rsidRPr="00000000" w14:paraId="00000094">
      <w:pPr>
        <w:ind w:left="0" w:firstLine="566.9291338582675"/>
        <w:rPr/>
      </w:pPr>
      <w:r w:rsidDel="00000000" w:rsidR="00000000" w:rsidRPr="00000000">
        <w:rPr>
          <w:rtl w:val="0"/>
        </w:rPr>
      </w:r>
    </w:p>
    <w:p w:rsidR="00000000" w:rsidDel="00000000" w:rsidP="00000000" w:rsidRDefault="00000000" w:rsidRPr="00000000" w14:paraId="00000095">
      <w:pPr>
        <w:ind w:left="0" w:firstLine="566.9291338582675"/>
        <w:rPr/>
      </w:pPr>
      <w:r w:rsidDel="00000000" w:rsidR="00000000" w:rsidRPr="00000000">
        <w:rPr>
          <w:rtl w:val="0"/>
        </w:rPr>
        <w:t xml:space="preserve">SSL erabiltzerakoan, beste ingurune batzuetan bezala, hasieran gako publiko bidez ziurtatzen da komuniazioa.  Puntu honetan gako publikoaren jabegoa berari dagokiola egiaztatzen duen Ziurtagiri Autoritea behar da.</w:t>
      </w:r>
    </w:p>
    <w:p w:rsidR="00000000" w:rsidDel="00000000" w:rsidP="00000000" w:rsidRDefault="00000000" w:rsidRPr="00000000" w14:paraId="00000096">
      <w:pPr>
        <w:ind w:left="0" w:firstLine="566.9291338582675"/>
        <w:rPr/>
      </w:pPr>
      <w:r w:rsidDel="00000000" w:rsidR="00000000" w:rsidRPr="00000000">
        <w:rPr>
          <w:rtl w:val="0"/>
        </w:rPr>
      </w:r>
    </w:p>
    <w:p w:rsidR="00000000" w:rsidDel="00000000" w:rsidP="00000000" w:rsidRDefault="00000000" w:rsidRPr="00000000" w14:paraId="00000097">
      <w:pPr>
        <w:pStyle w:val="Heading3"/>
        <w:spacing w:after="200" w:lineRule="auto"/>
        <w:rPr/>
      </w:pPr>
      <w:bookmarkStart w:colFirst="0" w:colLast="0" w:name="_heading=h.jq9rvdw7sapc" w:id="20"/>
      <w:bookmarkEnd w:id="20"/>
      <w:r w:rsidDel="00000000" w:rsidR="00000000" w:rsidRPr="00000000">
        <w:rPr>
          <w:rtl w:val="0"/>
        </w:rPr>
        <w:t xml:space="preserve">3.2.1</w:t>
        <w:tab/>
        <w:t xml:space="preserve">Ziurtagiri Autoritatea</w:t>
      </w:r>
    </w:p>
    <w:p w:rsidR="00000000" w:rsidDel="00000000" w:rsidP="00000000" w:rsidRDefault="00000000" w:rsidRPr="00000000" w14:paraId="00000098">
      <w:pPr>
        <w:rPr/>
      </w:pPr>
      <w:r w:rsidDel="00000000" w:rsidR="00000000" w:rsidRPr="00000000">
        <w:rPr>
          <w:rtl w:val="0"/>
        </w:rPr>
        <w:t xml:space="preserve">Inglesez Certificate Authority (CA) deitzen da eta ezezagunen artean ziurtagirien balioztatzeaz arduratzen da. Horretarako gako publikoa eta jabearen informazioa bere zertifikatuarekin sinatzen dira eta jasoko duenarentzat ezaguna denez, ziurtagirian agertzen den informazioa zuzena dela eta gako publiko hori berari dagokiola ondorioztatu dezake.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rPr/>
      </w:pPr>
      <w:bookmarkStart w:colFirst="0" w:colLast="0" w:name="_heading=h.iae66uha3696" w:id="21"/>
      <w:bookmarkEnd w:id="21"/>
      <w:r w:rsidDel="00000000" w:rsidR="00000000" w:rsidRPr="00000000">
        <w:rPr>
          <w:rtl w:val="0"/>
        </w:rPr>
        <w:t xml:space="preserve">3.2.2</w:t>
        <w:tab/>
        <w:t xml:space="preserve">Ziurtagiri sortzen. Hurbilpen teorikoa.</w:t>
      </w:r>
    </w:p>
    <w:p w:rsidR="00000000" w:rsidDel="00000000" w:rsidP="00000000" w:rsidRDefault="00000000" w:rsidRPr="00000000" w14:paraId="0000009B">
      <w:pPr>
        <w:rPr/>
      </w:pPr>
      <w:r w:rsidDel="00000000" w:rsidR="00000000" w:rsidRPr="00000000">
        <w:rPr>
          <w:rtl w:val="0"/>
        </w:rPr>
        <w:t xml:space="preserve">Ondokoa da ziurtagiri bat CA batek jabetza ziurtagiriak sinatzeko prozesua (ssl.com orritik hartuta):</w:t>
      </w:r>
    </w:p>
    <w:p w:rsidR="00000000" w:rsidDel="00000000" w:rsidP="00000000" w:rsidRDefault="00000000" w:rsidRPr="00000000" w14:paraId="0000009C">
      <w:pPr>
        <w:ind w:left="0" w:firstLine="566.9291338582675"/>
        <w:rPr>
          <w:highlight w:val="yellow"/>
        </w:rPr>
      </w:pPr>
      <w:r w:rsidDel="00000000" w:rsidR="00000000" w:rsidRPr="00000000">
        <w:rPr>
          <w:rtl w:val="0"/>
        </w:rPr>
      </w:r>
    </w:p>
    <w:p w:rsidR="00000000" w:rsidDel="00000000" w:rsidP="00000000" w:rsidRDefault="00000000" w:rsidRPr="00000000" w14:paraId="0000009D">
      <w:pPr>
        <w:ind w:left="0" w:firstLine="0"/>
        <w:jc w:val="center"/>
        <w:rPr/>
      </w:pPr>
      <w:r w:rsidDel="00000000" w:rsidR="00000000" w:rsidRPr="00000000">
        <w:rPr/>
        <w:drawing>
          <wp:inline distB="114300" distT="114300" distL="114300" distR="114300">
            <wp:extent cx="4913813" cy="3509866"/>
            <wp:effectExtent b="0" l="0" r="0" t="0"/>
            <wp:docPr id="227"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913813" cy="3509866"/>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ind w:left="0" w:firstLine="566.9291338582675"/>
        <w:rPr>
          <w:highlight w:val="yellow"/>
        </w:rPr>
      </w:pPr>
      <w:r w:rsidDel="00000000" w:rsidR="00000000" w:rsidRPr="00000000">
        <w:rPr>
          <w:rtl w:val="0"/>
        </w:rPr>
      </w:r>
    </w:p>
    <w:p w:rsidR="00000000" w:rsidDel="00000000" w:rsidP="00000000" w:rsidRDefault="00000000" w:rsidRPr="00000000" w14:paraId="0000009F">
      <w:pPr>
        <w:numPr>
          <w:ilvl w:val="0"/>
          <w:numId w:val="6"/>
        </w:numPr>
        <w:ind w:left="1440" w:hanging="360"/>
        <w:rPr>
          <w:u w:val="none"/>
        </w:rPr>
      </w:pPr>
      <w:r w:rsidDel="00000000" w:rsidR="00000000" w:rsidRPr="00000000">
        <w:rPr>
          <w:rtl w:val="0"/>
        </w:rPr>
        <w:t xml:space="preserve">Igorleak, gako pribatu publiko bat sortu behar du (sistema batzuetan hurrengo pausuaren barruan egiten da)</w:t>
      </w:r>
    </w:p>
    <w:p w:rsidR="00000000" w:rsidDel="00000000" w:rsidP="00000000" w:rsidRDefault="00000000" w:rsidRPr="00000000" w14:paraId="000000A0">
      <w:pPr>
        <w:numPr>
          <w:ilvl w:val="0"/>
          <w:numId w:val="6"/>
        </w:numPr>
        <w:ind w:left="1440" w:hanging="360"/>
        <w:rPr>
          <w:u w:val="none"/>
        </w:rPr>
      </w:pPr>
      <w:r w:rsidDel="00000000" w:rsidR="00000000" w:rsidRPr="00000000">
        <w:rPr>
          <w:rtl w:val="0"/>
        </w:rPr>
        <w:t xml:space="preserve">Ziurtagiri eskaria (certificate signing request, CSR) sortzeko gako publikoa eta gako horren jabearen informazioa bildu behar dira.</w:t>
      </w:r>
    </w:p>
    <w:p w:rsidR="00000000" w:rsidDel="00000000" w:rsidP="00000000" w:rsidRDefault="00000000" w:rsidRPr="00000000" w14:paraId="000000A1">
      <w:pPr>
        <w:numPr>
          <w:ilvl w:val="0"/>
          <w:numId w:val="6"/>
        </w:numPr>
        <w:ind w:left="1440" w:hanging="360"/>
        <w:rPr>
          <w:u w:val="none"/>
        </w:rPr>
      </w:pPr>
      <w:r w:rsidDel="00000000" w:rsidR="00000000" w:rsidRPr="00000000">
        <w:rPr>
          <w:rtl w:val="0"/>
        </w:rPr>
        <w:t xml:space="preserve">CSRtik abiatuta, CAk, informazio hori balioztatuko du.</w:t>
      </w:r>
    </w:p>
    <w:p w:rsidR="00000000" w:rsidDel="00000000" w:rsidP="00000000" w:rsidRDefault="00000000" w:rsidRPr="00000000" w14:paraId="000000A2">
      <w:pPr>
        <w:numPr>
          <w:ilvl w:val="0"/>
          <w:numId w:val="6"/>
        </w:numPr>
        <w:ind w:left="1440" w:hanging="360"/>
        <w:rPr>
          <w:u w:val="none"/>
        </w:rPr>
      </w:pPr>
      <w:r w:rsidDel="00000000" w:rsidR="00000000" w:rsidRPr="00000000">
        <w:rPr>
          <w:rtl w:val="0"/>
        </w:rPr>
        <w:t xml:space="preserve">Bere gako pribatuarekin, CAk, CSRko informazioa sinatuko du eta hori da ziurtagiri digitala.</w:t>
      </w:r>
    </w:p>
    <w:p w:rsidR="00000000" w:rsidDel="00000000" w:rsidP="00000000" w:rsidRDefault="00000000" w:rsidRPr="00000000" w14:paraId="000000A3">
      <w:pPr>
        <w:ind w:left="0" w:firstLine="566.9291338582675"/>
        <w:rPr>
          <w:highlight w:val="yellow"/>
        </w:rPr>
      </w:pPr>
      <w:r w:rsidDel="00000000" w:rsidR="00000000" w:rsidRPr="00000000">
        <w:rPr>
          <w:rtl w:val="0"/>
        </w:rPr>
      </w:r>
    </w:p>
    <w:p w:rsidR="00000000" w:rsidDel="00000000" w:rsidP="00000000" w:rsidRDefault="00000000" w:rsidRPr="00000000" w14:paraId="000000A4">
      <w:pPr>
        <w:pStyle w:val="Heading3"/>
        <w:rPr/>
      </w:pPr>
      <w:bookmarkStart w:colFirst="0" w:colLast="0" w:name="_heading=h.7oxq4b361don" w:id="22"/>
      <w:bookmarkEnd w:id="22"/>
      <w:r w:rsidDel="00000000" w:rsidR="00000000" w:rsidRPr="00000000">
        <w:rPr>
          <w:rtl w:val="0"/>
        </w:rPr>
        <w:t xml:space="preserve">3.2.3</w:t>
        <w:tab/>
        <w:t xml:space="preserve">Ziurtagiria sortzen. Adbide bat Linuxen.</w:t>
      </w:r>
    </w:p>
    <w:p w:rsidR="00000000" w:rsidDel="00000000" w:rsidP="00000000" w:rsidRDefault="00000000" w:rsidRPr="00000000" w14:paraId="000000A5">
      <w:pPr>
        <w:jc w:val="left"/>
        <w:rPr>
          <w:color w:val="ff0000"/>
        </w:rPr>
      </w:pPr>
      <w:r w:rsidDel="00000000" w:rsidR="00000000" w:rsidRPr="00000000">
        <w:rPr>
          <w:color w:val="ff0000"/>
          <w:rtl w:val="0"/>
        </w:rPr>
        <w:t xml:space="preserve">Beste  hau ere erabili daiteke erreferentzia gisa: </w:t>
      </w:r>
      <w:hyperlink r:id="rId17">
        <w:r w:rsidDel="00000000" w:rsidR="00000000" w:rsidRPr="00000000">
          <w:rPr>
            <w:color w:val="1155cc"/>
            <w:u w:val="single"/>
            <w:rtl w:val="0"/>
          </w:rPr>
          <w:t xml:space="preserve">https://www.digitalocean.com/community/tutorials/how-to-set-up-and-configure-a-certificate-authority-ca-on-ubuntu-20-04</w:t>
        </w:r>
      </w:hyperlink>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color w:val="ff0000"/>
        </w:rPr>
      </w:pPr>
      <w:r w:rsidDel="00000000" w:rsidR="00000000" w:rsidRPr="00000000">
        <w:rPr>
          <w:color w:val="ff0000"/>
          <w:rtl w:val="0"/>
        </w:rPr>
        <w:t xml:space="preserve">eta pertsonalak sortzeko:</w:t>
      </w:r>
    </w:p>
    <w:p w:rsidR="00000000" w:rsidDel="00000000" w:rsidP="00000000" w:rsidRDefault="00000000" w:rsidRPr="00000000" w14:paraId="000000A8">
      <w:pPr>
        <w:rPr/>
      </w:pPr>
      <w:hyperlink r:id="rId18">
        <w:r w:rsidDel="00000000" w:rsidR="00000000" w:rsidRPr="00000000">
          <w:rPr>
            <w:color w:val="1155cc"/>
            <w:u w:val="single"/>
            <w:rtl w:val="0"/>
          </w:rPr>
          <w:t xml:space="preserve">https://www.digitalocean.com/community/tutorials/how-to-set-up-ssh-keys-on-ubuntu-20-04</w:t>
        </w:r>
      </w:hyperlink>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Linux zerbitzari batean, Ubuntu kasurako, CA bat sortuko dugu eta MikroTik gailu baten ssl ziurtagiria sinatuko dugu:</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numPr>
          <w:ilvl w:val="0"/>
          <w:numId w:val="3"/>
        </w:numPr>
        <w:ind w:left="1440" w:hanging="360"/>
        <w:rPr/>
      </w:pPr>
      <w:r w:rsidDel="00000000" w:rsidR="00000000" w:rsidRPr="00000000">
        <w:rPr>
          <w:rtl w:val="0"/>
        </w:rPr>
        <w:t xml:space="preserve">CAren gakoak sortu eta autosinatu:</w:t>
      </w:r>
    </w:p>
    <w:p w:rsidR="00000000" w:rsidDel="00000000" w:rsidP="00000000" w:rsidRDefault="00000000" w:rsidRPr="00000000" w14:paraId="000000AD">
      <w:pPr>
        <w:ind w:left="1440" w:firstLine="0"/>
        <w:rPr/>
      </w:pPr>
      <w:r w:rsidDel="00000000" w:rsidR="00000000" w:rsidRPr="00000000">
        <w:rPr>
          <w:rtl w:val="0"/>
        </w:rPr>
      </w:r>
    </w:p>
    <w:p w:rsidR="00000000" w:rsidDel="00000000" w:rsidP="00000000" w:rsidRDefault="00000000" w:rsidRPr="00000000" w14:paraId="000000AE">
      <w:pPr>
        <w:numPr>
          <w:ilvl w:val="1"/>
          <w:numId w:val="3"/>
        </w:numPr>
        <w:ind w:left="2160" w:hanging="360"/>
        <w:rPr>
          <w:u w:val="none"/>
        </w:rPr>
      </w:pPr>
      <w:r w:rsidDel="00000000" w:rsidR="00000000" w:rsidRPr="00000000">
        <w:rPr>
          <w:rtl w:val="0"/>
        </w:rPr>
        <w:t xml:space="preserve">CA gakoak sortu:</w:t>
      </w:r>
    </w:p>
    <w:p w:rsidR="00000000" w:rsidDel="00000000" w:rsidP="00000000" w:rsidRDefault="00000000" w:rsidRPr="00000000" w14:paraId="000000AF">
      <w:pPr>
        <w:ind w:firstLine="0"/>
        <w:rPr/>
      </w:pPr>
      <w:r w:rsidDel="00000000" w:rsidR="00000000" w:rsidRPr="00000000">
        <w:rPr>
          <w:rtl w:val="0"/>
        </w:rPr>
      </w:r>
    </w:p>
    <w:tbl>
      <w:tblPr>
        <w:tblStyle w:val="Table4"/>
        <w:tblW w:w="6375.0" w:type="dxa"/>
        <w:jc w:val="left"/>
        <w:tblInd w:w="21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75"/>
        <w:tblGridChange w:id="0">
          <w:tblGrid>
            <w:gridCol w:w="6375"/>
          </w:tblGrid>
        </w:tblGridChange>
      </w:tblGrid>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ind w:left="708.6614173228347" w:firstLine="0"/>
              <w:rPr>
                <w:b w:val="1"/>
                <w:bCs w:val="1"/>
              </w:rPr>
            </w:pPr>
            <w:r w:rsidDel="00000000" w:rsidR="00000000" w:rsidRPr="00000000">
              <w:rPr>
                <w:rtl w:val="0"/>
              </w:rPr>
              <w:t xml:space="preserve">openssl genrsa -aes256 -out nireCA.key 2048</w:t>
            </w:r>
            <w:r w:rsidDel="00000000" w:rsidR="00000000" w:rsidRPr="00000000">
              <w:rPr>
                <w:rtl w:val="0"/>
              </w:rPr>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ind w:left="708.6614173228347" w:firstLine="0"/>
              <w:rPr/>
            </w:pPr>
            <w:r w:rsidDel="00000000" w:rsidR="00000000" w:rsidRPr="00000000">
              <w:rPr>
                <w:rtl w:val="0"/>
              </w:rPr>
            </w:r>
          </w:p>
        </w:tc>
      </w:tr>
    </w:tbl>
    <w:p w:rsidR="00000000" w:rsidDel="00000000" w:rsidP="00000000" w:rsidRDefault="00000000" w:rsidRPr="00000000" w14:paraId="000000B2">
      <w:pPr>
        <w:ind w:left="1440" w:firstLine="0"/>
        <w:rPr/>
      </w:pP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drawing>
          <wp:inline distB="114300" distT="114300" distL="114300" distR="114300">
            <wp:extent cx="5400000" cy="952500"/>
            <wp:effectExtent b="0" l="0" r="0" t="0"/>
            <wp:docPr id="22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4000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numPr>
          <w:ilvl w:val="1"/>
          <w:numId w:val="3"/>
        </w:numPr>
        <w:ind w:left="2160" w:hanging="360"/>
      </w:pPr>
      <w:r w:rsidDel="00000000" w:rsidR="00000000" w:rsidRPr="00000000">
        <w:rPr>
          <w:rtl w:val="0"/>
        </w:rPr>
        <w:t xml:space="preserve">CAren ziurtagiri autosinatua sortu:</w:t>
      </w:r>
    </w:p>
    <w:p w:rsidR="00000000" w:rsidDel="00000000" w:rsidP="00000000" w:rsidRDefault="00000000" w:rsidRPr="00000000" w14:paraId="000000B7">
      <w:pPr>
        <w:ind w:firstLine="0"/>
        <w:rPr/>
      </w:pPr>
      <w:r w:rsidDel="00000000" w:rsidR="00000000" w:rsidRPr="00000000">
        <w:rPr>
          <w:rtl w:val="0"/>
        </w:rPr>
      </w:r>
    </w:p>
    <w:tbl>
      <w:tblPr>
        <w:tblStyle w:val="Table5"/>
        <w:tblW w:w="6390.0" w:type="dxa"/>
        <w:jc w:val="left"/>
        <w:tblInd w:w="2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90"/>
        <w:tblGridChange w:id="0">
          <w:tblGrid>
            <w:gridCol w:w="6390"/>
          </w:tblGrid>
        </w:tblGridChange>
      </w:tblGrid>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ind w:left="708.6614173228347" w:firstLine="0"/>
              <w:rPr>
                <w:b w:val="1"/>
                <w:bCs w:val="1"/>
              </w:rPr>
            </w:pPr>
            <w:r w:rsidDel="00000000" w:rsidR="00000000" w:rsidRPr="00000000">
              <w:rPr>
                <w:rtl w:val="0"/>
              </w:rPr>
              <w:t xml:space="preserve">openssl req -x509 -new -nodes -key nireCA.key -sha256 -days 1825 -out nireCA.pem</w:t>
            </w:r>
            <w:r w:rsidDel="00000000" w:rsidR="00000000" w:rsidRPr="00000000">
              <w:rPr>
                <w:rtl w:val="0"/>
              </w:rPr>
            </w:r>
          </w:p>
        </w:tc>
      </w:tr>
    </w:tbl>
    <w:p w:rsidR="00000000" w:rsidDel="00000000" w:rsidP="00000000" w:rsidRDefault="00000000" w:rsidRPr="00000000" w14:paraId="000000B9">
      <w:pPr>
        <w:ind w:left="0" w:firstLine="0"/>
        <w:rPr>
          <w:highlight w:val="yellow"/>
        </w:rPr>
      </w:pP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drawing>
          <wp:inline distB="114300" distT="114300" distL="114300" distR="114300">
            <wp:extent cx="5400000" cy="2451100"/>
            <wp:effectExtent b="0" l="0" r="0" t="0"/>
            <wp:docPr id="218"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4000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highlight w:val="yellow"/>
        </w:rPr>
      </w:pPr>
      <w:r w:rsidDel="00000000" w:rsidR="00000000" w:rsidRPr="00000000">
        <w:rPr>
          <w:rtl w:val="0"/>
        </w:rPr>
      </w:r>
    </w:p>
    <w:p w:rsidR="00000000" w:rsidDel="00000000" w:rsidP="00000000" w:rsidRDefault="00000000" w:rsidRPr="00000000" w14:paraId="000000BC">
      <w:pPr>
        <w:rPr>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BD">
      <w:pPr>
        <w:numPr>
          <w:ilvl w:val="1"/>
          <w:numId w:val="3"/>
        </w:numPr>
        <w:ind w:left="2160" w:hanging="360"/>
      </w:pPr>
      <w:r w:rsidDel="00000000" w:rsidR="00000000" w:rsidRPr="00000000">
        <w:rPr>
          <w:rtl w:val="0"/>
        </w:rPr>
        <w:t xml:space="preserve">ext fitxategi bat sortuko dugu, informazio osagarria egoki gehitzeko ondokoarekin (gure IPa edo eta DNSa gehituko dugu bukaeran) [Pausu hau ez da beharrezkoa beti baina kasu batzuetan informazio hori beharrezkoa duela eta gomendagarria da]:</w:t>
      </w:r>
    </w:p>
    <w:p w:rsidR="00000000" w:rsidDel="00000000" w:rsidP="00000000" w:rsidRDefault="00000000" w:rsidRPr="00000000" w14:paraId="000000BE">
      <w:pPr>
        <w:ind w:firstLine="0"/>
        <w:rPr/>
      </w:pPr>
      <w:r w:rsidDel="00000000" w:rsidR="00000000" w:rsidRPr="00000000">
        <w:rPr>
          <w:rtl w:val="0"/>
        </w:rPr>
      </w:r>
    </w:p>
    <w:p w:rsidR="00000000" w:rsidDel="00000000" w:rsidP="00000000" w:rsidRDefault="00000000" w:rsidRPr="00000000" w14:paraId="000000BF">
      <w:pPr>
        <w:ind w:firstLine="0"/>
        <w:rPr/>
      </w:pPr>
      <w:r w:rsidDel="00000000" w:rsidR="00000000" w:rsidRPr="00000000">
        <w:rPr>
          <w:rtl w:val="0"/>
        </w:rPr>
      </w:r>
    </w:p>
    <w:tbl>
      <w:tblPr>
        <w:tblStyle w:val="Table6"/>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5"/>
        <w:tblGridChange w:id="0">
          <w:tblGrid>
            <w:gridCol w:w="8505"/>
          </w:tblGrid>
        </w:tblGridChange>
      </w:tblGrid>
      <w:sdt>
        <w:sdtPr>
          <w:id w:val="-1362956877"/>
          <w:tag w:val="goog_rdk_1"/>
        </w:sdtPr>
        <w:sdtContent>
          <w:tr>
            <w:trPr>
              <w:cantSplit w:val="0"/>
              <w:trHeight w:val="2355" w:hRule="atLeast"/>
              <w:tblHeader w:val="0"/>
              <w:trPrChange w:author="Aimar Etxenagusia Berriozabalgoitia" w:id="0" w:date="2025-11-21T12:49:41Z">
                <w:trPr>
                  <w:cantSplit w:val="0"/>
                  <w:trHeight w:val="405" w:hRule="atLeast"/>
                  <w:tblHeader w:val="0"/>
                </w:trPr>
              </w:trPrChange>
            </w:trPr>
            <w:tc>
              <w:tcPr>
                <w:shd w:fill="auto" w:val="clear"/>
                <w:tcMar>
                  <w:top w:w="100.0" w:type="dxa"/>
                  <w:left w:w="100.0" w:type="dxa"/>
                  <w:bottom w:w="100.0" w:type="dxa"/>
                  <w:right w:w="100.0" w:type="dxa"/>
                </w:tcMar>
                <w:vAlign w:val="top"/>
                <w:tcPrChange w:author="Aimar Etxenagusia Berriozabalgoitia" w:id="0" w:date="2025-11-21T12:49:4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0C0">
                <w:pPr>
                  <w:ind w:left="0" w:firstLine="0"/>
                  <w:rPr/>
                </w:pPr>
                <w:r w:rsidDel="00000000" w:rsidR="00000000" w:rsidRPr="00000000">
                  <w:rPr>
                    <w:rtl w:val="0"/>
                  </w:rPr>
                  <w:t xml:space="preserve">authorityKeyIdentifier=keyid,issuer</w:t>
                </w:r>
              </w:p>
              <w:p w:rsidR="00000000" w:rsidDel="00000000" w:rsidP="00000000" w:rsidRDefault="00000000" w:rsidRPr="00000000" w14:paraId="000000C1">
                <w:pPr>
                  <w:ind w:left="0" w:firstLine="0"/>
                  <w:rPr/>
                </w:pPr>
                <w:r w:rsidDel="00000000" w:rsidR="00000000" w:rsidRPr="00000000">
                  <w:rPr>
                    <w:rtl w:val="0"/>
                  </w:rPr>
                  <w:t xml:space="preserve">basicConstraints=CA:FALSE</w:t>
                </w:r>
              </w:p>
              <w:p w:rsidR="00000000" w:rsidDel="00000000" w:rsidP="00000000" w:rsidRDefault="00000000" w:rsidRPr="00000000" w14:paraId="000000C2">
                <w:pPr>
                  <w:ind w:left="0" w:firstLine="0"/>
                  <w:rPr/>
                </w:pPr>
                <w:r w:rsidDel="00000000" w:rsidR="00000000" w:rsidRPr="00000000">
                  <w:rPr>
                    <w:rtl w:val="0"/>
                  </w:rPr>
                  <w:t xml:space="preserve">keyUsage = digitalSignature, nonRepudiation, keyEncipherment, dataEncipherment</w:t>
                </w:r>
              </w:p>
              <w:p w:rsidR="00000000" w:rsidDel="00000000" w:rsidP="00000000" w:rsidRDefault="00000000" w:rsidRPr="00000000" w14:paraId="000000C3">
                <w:pPr>
                  <w:ind w:left="0" w:firstLine="0"/>
                  <w:rPr/>
                </w:pPr>
                <w:r w:rsidDel="00000000" w:rsidR="00000000" w:rsidRPr="00000000">
                  <w:rPr>
                    <w:rtl w:val="0"/>
                  </w:rPr>
                  <w:t xml:space="preserve">subjectAltName = @alt_names</w:t>
                </w:r>
              </w:p>
              <w:p w:rsidR="00000000" w:rsidDel="00000000" w:rsidP="00000000" w:rsidRDefault="00000000" w:rsidRPr="00000000" w14:paraId="000000C4">
                <w:pPr>
                  <w:ind w:left="0" w:firstLine="0"/>
                  <w:rPr/>
                </w:pPr>
                <w:r w:rsidDel="00000000" w:rsidR="00000000" w:rsidRPr="00000000">
                  <w:rPr>
                    <w:rtl w:val="0"/>
                  </w:rPr>
                  <w:t xml:space="preserve">[alt_names]</w:t>
                </w:r>
              </w:p>
              <w:p w:rsidR="00000000" w:rsidDel="00000000" w:rsidP="00000000" w:rsidRDefault="00000000" w:rsidRPr="00000000" w14:paraId="000000C5">
                <w:pPr>
                  <w:ind w:left="0" w:firstLine="0"/>
                  <w:rPr/>
                </w:pPr>
                <w:r w:rsidDel="00000000" w:rsidR="00000000" w:rsidRPr="00000000">
                  <w:rPr>
                    <w:rtl w:val="0"/>
                  </w:rPr>
                  <w:t xml:space="preserve">IP.1 = 192.168.8.89</w:t>
                </w:r>
              </w:p>
              <w:p w:rsidR="00000000" w:rsidDel="00000000" w:rsidP="00000000" w:rsidRDefault="00000000" w:rsidRPr="00000000" w14:paraId="000000C6">
                <w:pPr>
                  <w:ind w:left="0" w:firstLine="0"/>
                  <w:rPr/>
                </w:pPr>
                <w:r w:rsidDel="00000000" w:rsidR="00000000" w:rsidRPr="00000000">
                  <w:rPr>
                    <w:rtl w:val="0"/>
                  </w:rPr>
                  <w:t xml:space="preserve">DNS.1 = xabat.t0.lan</w:t>
                </w:r>
              </w:p>
            </w:tc>
          </w:tr>
        </w:sdtContent>
      </w:sdt>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ind w:left="0" w:firstLine="0"/>
              <w:rPr/>
            </w:pPr>
            <w:r w:rsidDel="00000000" w:rsidR="00000000" w:rsidRPr="00000000">
              <w:rPr>
                <w:rtl w:val="0"/>
              </w:rPr>
            </w:r>
          </w:p>
        </w:tc>
      </w:tr>
    </w:tbl>
    <w:p w:rsidR="00000000" w:rsidDel="00000000" w:rsidP="00000000" w:rsidRDefault="00000000" w:rsidRPr="00000000" w14:paraId="000000C8">
      <w:pPr>
        <w:ind w:left="1440" w:firstLine="0"/>
        <w:rPr>
          <w:highlight w:val="yellow"/>
        </w:rPr>
      </w:pPr>
      <w:r w:rsidDel="00000000" w:rsidR="00000000" w:rsidRPr="00000000">
        <w:rPr>
          <w:rtl w:val="0"/>
        </w:rPr>
      </w:r>
    </w:p>
    <w:p w:rsidR="00000000" w:rsidDel="00000000" w:rsidP="00000000" w:rsidRDefault="00000000" w:rsidRPr="00000000" w14:paraId="000000C9">
      <w:pPr>
        <w:numPr>
          <w:ilvl w:val="0"/>
          <w:numId w:val="3"/>
        </w:numPr>
        <w:ind w:left="1440" w:hanging="360"/>
      </w:pPr>
      <w:r w:rsidDel="00000000" w:rsidR="00000000" w:rsidRPr="00000000">
        <w:rPr>
          <w:rtl w:val="0"/>
        </w:rPr>
        <w:t xml:space="preserve">Eskaria (requesta) sinatu:</w:t>
      </w:r>
    </w:p>
    <w:p w:rsidR="00000000" w:rsidDel="00000000" w:rsidP="00000000" w:rsidRDefault="00000000" w:rsidRPr="00000000" w14:paraId="000000CA">
      <w:pPr>
        <w:ind w:left="1440" w:firstLine="0"/>
        <w:rPr/>
      </w:pPr>
      <w:r w:rsidDel="00000000" w:rsidR="00000000" w:rsidRPr="00000000">
        <w:rPr>
          <w:rtl w:val="0"/>
        </w:rPr>
      </w:r>
    </w:p>
    <w:p w:rsidR="00000000" w:rsidDel="00000000" w:rsidP="00000000" w:rsidRDefault="00000000" w:rsidRPr="00000000" w14:paraId="000000CB">
      <w:pPr>
        <w:numPr>
          <w:ilvl w:val="1"/>
          <w:numId w:val="3"/>
        </w:numPr>
        <w:ind w:left="2160" w:hanging="360"/>
        <w:rPr>
          <w:u w:val="none"/>
        </w:rPr>
      </w:pPr>
      <w:r w:rsidDel="00000000" w:rsidR="00000000" w:rsidRPr="00000000">
        <w:rPr>
          <w:rtl w:val="0"/>
        </w:rPr>
        <w:t xml:space="preserve">Hasteko, eskaria (requesta) sortuko dugu MikroTik gailuan:</w:t>
      </w:r>
    </w:p>
    <w:p w:rsidR="00000000" w:rsidDel="00000000" w:rsidP="00000000" w:rsidRDefault="00000000" w:rsidRPr="00000000" w14:paraId="000000CC">
      <w:pPr>
        <w:ind w:left="2160" w:firstLine="0"/>
        <w:rPr/>
      </w:pP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drawing>
          <wp:inline distB="114300" distT="114300" distL="114300" distR="114300">
            <wp:extent cx="5400000" cy="1536700"/>
            <wp:effectExtent b="0" l="0" r="0" t="0"/>
            <wp:docPr id="22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4000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numPr>
          <w:ilvl w:val="1"/>
          <w:numId w:val="3"/>
        </w:numPr>
        <w:ind w:left="2160" w:hanging="360"/>
        <w:rPr>
          <w:u w:val="none"/>
        </w:rPr>
      </w:pPr>
      <w:r w:rsidDel="00000000" w:rsidR="00000000" w:rsidRPr="00000000">
        <w:rPr>
          <w:rtl w:val="0"/>
        </w:rPr>
        <w:t xml:space="preserve">Eskaera deskargatu eta CA zerbitzarira eramango dugu</w:t>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drawing>
          <wp:inline distB="114300" distT="114300" distL="114300" distR="114300">
            <wp:extent cx="5400000" cy="1790700"/>
            <wp:effectExtent b="0" l="0" r="0" t="0"/>
            <wp:docPr id="225"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4000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drawing>
          <wp:inline distB="114300" distT="114300" distL="114300" distR="114300">
            <wp:extent cx="5400000" cy="3441700"/>
            <wp:effectExtent b="0" l="0" r="0" t="0"/>
            <wp:docPr id="231"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4000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numPr>
          <w:ilvl w:val="1"/>
          <w:numId w:val="3"/>
        </w:numPr>
        <w:ind w:left="2160" w:hanging="360"/>
        <w:rPr>
          <w:u w:val="none"/>
        </w:rPr>
      </w:pPr>
      <w:r w:rsidDel="00000000" w:rsidR="00000000" w:rsidRPr="00000000">
        <w:rPr>
          <w:rtl w:val="0"/>
        </w:rPr>
        <w:t xml:space="preserve">Eskaera CA zerbitzarian sinatu egingo dugu:</w:t>
      </w:r>
    </w:p>
    <w:p w:rsidR="00000000" w:rsidDel="00000000" w:rsidP="00000000" w:rsidRDefault="00000000" w:rsidRPr="00000000" w14:paraId="000000D9">
      <w:pPr>
        <w:ind w:firstLine="0"/>
        <w:rPr/>
      </w:pPr>
      <w:sdt>
        <w:sdtPr>
          <w:id w:val="872059193"/>
          <w:tag w:val="goog_rdk_3"/>
        </w:sdtPr>
        <w:sdtContent>
          <w:ins w:author="Julen Herrero Garay" w:id="1" w:date="2024-11-04T19:06:21Z">
            <w:r w:rsidDel="00000000" w:rsidR="00000000" w:rsidRPr="00000000">
              <w:rPr>
                <w:rtl w:val="0"/>
              </w:rPr>
              <w:t xml:space="preserve">  </w:t>
            </w:r>
          </w:ins>
        </w:sdtContent>
      </w:sdt>
      <w:r w:rsidDel="00000000" w:rsidR="00000000" w:rsidRPr="00000000">
        <w:rPr>
          <w:rtl w:val="0"/>
        </w:rPr>
      </w:r>
    </w:p>
    <w:tbl>
      <w:tblPr>
        <w:tblStyle w:val="Table7"/>
        <w:tblW w:w="6345.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5"/>
        <w:tblGridChange w:id="0">
          <w:tblGrid>
            <w:gridCol w:w="6345"/>
          </w:tblGrid>
        </w:tblGridChange>
      </w:tblGrid>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ind w:left="708.6614173228347" w:firstLine="0"/>
              <w:rPr/>
            </w:pPr>
            <w:r w:rsidDel="00000000" w:rsidR="00000000" w:rsidRPr="00000000">
              <w:rPr>
                <w:rtl w:val="0"/>
              </w:rPr>
              <w:t xml:space="preserve">openssl x509 -req -in certificate-request.pem -CA nireCA.pem -CAkey nireCA.key -CAcreateserial -out xza-mikrotik.crt -days 825 -sha256</w:t>
            </w:r>
          </w:p>
        </w:tc>
      </w:tr>
    </w:tbl>
    <w:p w:rsidR="00000000" w:rsidDel="00000000" w:rsidP="00000000" w:rsidRDefault="00000000" w:rsidRPr="00000000" w14:paraId="000000DB">
      <w:pPr>
        <w:ind w:left="1440" w:firstLine="0"/>
        <w:rPr/>
      </w:pPr>
      <w:r w:rsidDel="00000000" w:rsidR="00000000" w:rsidRPr="00000000">
        <w:rPr>
          <w:rtl w:val="0"/>
        </w:rPr>
      </w:r>
    </w:p>
    <w:p w:rsidR="00000000" w:rsidDel="00000000" w:rsidP="00000000" w:rsidRDefault="00000000" w:rsidRPr="00000000" w14:paraId="000000DC">
      <w:pPr>
        <w:numPr>
          <w:ilvl w:val="1"/>
          <w:numId w:val="3"/>
        </w:numPr>
        <w:ind w:left="2160" w:hanging="360"/>
      </w:pPr>
      <w:r w:rsidDel="00000000" w:rsidR="00000000" w:rsidRPr="00000000">
        <w:rPr>
          <w:rtl w:val="0"/>
        </w:rPr>
        <w:t xml:space="preserve">Eskaera CA zerbitzarian sinatu egingo dugu (ext fitxageriarekin):</w:t>
      </w:r>
    </w:p>
    <w:p w:rsidR="00000000" w:rsidDel="00000000" w:rsidP="00000000" w:rsidRDefault="00000000" w:rsidRPr="00000000" w14:paraId="000000DD">
      <w:pPr>
        <w:ind w:firstLine="0"/>
        <w:rPr/>
      </w:pPr>
      <w:r w:rsidDel="00000000" w:rsidR="00000000" w:rsidRPr="00000000">
        <w:rPr>
          <w:rtl w:val="0"/>
        </w:rPr>
      </w:r>
    </w:p>
    <w:tbl>
      <w:tblPr>
        <w:tblStyle w:val="Table8"/>
        <w:tblW w:w="6345.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5"/>
        <w:tblGridChange w:id="0">
          <w:tblGrid>
            <w:gridCol w:w="6345"/>
          </w:tblGrid>
        </w:tblGridChange>
      </w:tblGrid>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ind w:left="708.6614173228347" w:firstLine="0"/>
              <w:rPr/>
            </w:pPr>
            <w:r w:rsidDel="00000000" w:rsidR="00000000" w:rsidRPr="00000000">
              <w:rPr>
                <w:rtl w:val="0"/>
              </w:rPr>
              <w:t xml:space="preserve">openssl x509 -req -in certificate-request.pem -CA nireCA.pem -CAkey nireCA.key -CAcreateserial -out xza-mikrotik.crt -extfile nirea.ext -days 825 -sha256</w:t>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ind w:left="708.6614173228347" w:firstLine="0"/>
              <w:rPr/>
            </w:pPr>
            <w:r w:rsidDel="00000000" w:rsidR="00000000" w:rsidRPr="00000000">
              <w:rPr>
                <w:rtl w:val="0"/>
              </w:rPr>
            </w:r>
          </w:p>
        </w:tc>
      </w:tr>
    </w:tbl>
    <w:p w:rsidR="00000000" w:rsidDel="00000000" w:rsidP="00000000" w:rsidRDefault="00000000" w:rsidRPr="00000000" w14:paraId="000000E0">
      <w:pPr>
        <w:ind w:left="1440" w:firstLine="0"/>
        <w:rPr/>
      </w:pPr>
      <w:r w:rsidDel="00000000" w:rsidR="00000000" w:rsidRPr="00000000">
        <w:rPr>
          <w:rtl w:val="0"/>
        </w:rPr>
      </w:r>
    </w:p>
    <w:p w:rsidR="00000000" w:rsidDel="00000000" w:rsidP="00000000" w:rsidRDefault="00000000" w:rsidRPr="00000000" w14:paraId="000000E1">
      <w:pPr>
        <w:ind w:left="1440" w:firstLine="0"/>
        <w:rPr/>
      </w:pPr>
      <w:r w:rsidDel="00000000" w:rsidR="00000000" w:rsidRPr="00000000">
        <w:rPr>
          <w:rtl w:val="0"/>
        </w:rPr>
      </w:r>
    </w:p>
    <w:p w:rsidR="00000000" w:rsidDel="00000000" w:rsidP="00000000" w:rsidRDefault="00000000" w:rsidRPr="00000000" w14:paraId="000000E2">
      <w:pPr>
        <w:numPr>
          <w:ilvl w:val="1"/>
          <w:numId w:val="3"/>
        </w:numPr>
        <w:ind w:left="2160" w:hanging="360"/>
      </w:pPr>
      <w:r w:rsidDel="00000000" w:rsidR="00000000" w:rsidRPr="00000000">
        <w:rPr>
          <w:rtl w:val="0"/>
        </w:rPr>
        <w:t xml:space="preserve">crt fitxategia Mikrotikera bueltatuko dugu</w:t>
      </w:r>
    </w:p>
    <w:p w:rsidR="00000000" w:rsidDel="00000000" w:rsidP="00000000" w:rsidRDefault="00000000" w:rsidRPr="00000000" w14:paraId="000000E3">
      <w:pPr>
        <w:ind w:left="2160" w:firstLine="0"/>
        <w:rPr/>
      </w:pPr>
      <w:r w:rsidDel="00000000" w:rsidR="00000000" w:rsidRPr="00000000">
        <w:br w:type="page"/>
      </w:r>
      <w:r w:rsidDel="00000000" w:rsidR="00000000" w:rsidRPr="00000000">
        <w:rPr>
          <w:rtl w:val="0"/>
        </w:rPr>
      </w:r>
    </w:p>
    <w:p w:rsidR="00000000" w:rsidDel="00000000" w:rsidP="00000000" w:rsidRDefault="00000000" w:rsidRPr="00000000" w14:paraId="000000E4">
      <w:pPr>
        <w:numPr>
          <w:ilvl w:val="1"/>
          <w:numId w:val="3"/>
        </w:numPr>
        <w:ind w:left="2160" w:hanging="360"/>
      </w:pPr>
      <w:r w:rsidDel="00000000" w:rsidR="00000000" w:rsidRPr="00000000">
        <w:rPr>
          <w:rtl w:val="0"/>
        </w:rPr>
        <w:t xml:space="preserve">crt fitxategia eta key fitxategia inportatuko ditugu:</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drawing>
          <wp:inline distB="114300" distT="114300" distL="114300" distR="114300">
            <wp:extent cx="5400000" cy="1930400"/>
            <wp:effectExtent b="0" l="0" r="0" t="0"/>
            <wp:docPr id="223"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4000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numPr>
          <w:ilvl w:val="1"/>
          <w:numId w:val="3"/>
        </w:numPr>
        <w:ind w:left="2160" w:hanging="360"/>
      </w:pPr>
      <w:r w:rsidDel="00000000" w:rsidR="00000000" w:rsidRPr="00000000">
        <w:rPr>
          <w:rtl w:val="0"/>
        </w:rPr>
        <w:t xml:space="preserve">Gure ziurtagiriaren ondoan KT ikusiko dugu. horrek esan nahi du ziurtagiri horio balioztatua dagoela (Trusted) eta bere gako pribatua badugula (K)</w:t>
      </w:r>
    </w:p>
    <w:p w:rsidR="00000000" w:rsidDel="00000000" w:rsidP="00000000" w:rsidRDefault="00000000" w:rsidRPr="00000000" w14:paraId="000000E9">
      <w:pPr>
        <w:ind w:left="0" w:firstLine="0"/>
        <w:rPr/>
      </w:pPr>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drawing>
          <wp:inline distB="114300" distT="114300" distL="114300" distR="114300">
            <wp:extent cx="5400000" cy="1257300"/>
            <wp:effectExtent b="0" l="0" r="0" t="0"/>
            <wp:docPr id="241"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4000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numPr>
          <w:ilvl w:val="1"/>
          <w:numId w:val="3"/>
        </w:numPr>
        <w:ind w:left="2160" w:hanging="360"/>
      </w:pPr>
      <w:r w:rsidDel="00000000" w:rsidR="00000000" w:rsidRPr="00000000">
        <w:rPr>
          <w:rtl w:val="0"/>
        </w:rPr>
        <w:t xml:space="preserve">ssl zerbitzua aktibatu eta prestatu berri dugun ziurtagiria egokituko diogu.</w:t>
      </w:r>
    </w:p>
    <w:p w:rsidR="00000000" w:rsidDel="00000000" w:rsidP="00000000" w:rsidRDefault="00000000" w:rsidRPr="00000000" w14:paraId="000000ED">
      <w:pPr>
        <w:ind w:firstLine="0"/>
        <w:rPr/>
      </w:pPr>
      <w:r w:rsidDel="00000000" w:rsidR="00000000" w:rsidRPr="00000000">
        <w:rPr>
          <w:rtl w:val="0"/>
        </w:rPr>
      </w:r>
    </w:p>
    <w:tbl>
      <w:tblPr>
        <w:tblStyle w:val="Table9"/>
        <w:tblW w:w="6345.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5"/>
        <w:tblGridChange w:id="0">
          <w:tblGrid>
            <w:gridCol w:w="6345"/>
          </w:tblGrid>
        </w:tblGridChange>
      </w:tblGrid>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ind w:left="708.6614173228347" w:firstLine="0"/>
              <w:rPr/>
            </w:pPr>
            <w:r w:rsidDel="00000000" w:rsidR="00000000" w:rsidRPr="00000000">
              <w:rPr>
                <w:rtl w:val="0"/>
              </w:rPr>
              <w:t xml:space="preserve">/ip service set www-ssl disabled=no</w:t>
            </w:r>
          </w:p>
          <w:p w:rsidR="00000000" w:rsidDel="00000000" w:rsidP="00000000" w:rsidRDefault="00000000" w:rsidRPr="00000000" w14:paraId="000000EF">
            <w:pPr>
              <w:ind w:left="708.6614173228347" w:firstLine="0"/>
              <w:rPr/>
            </w:pPr>
            <w:r w:rsidDel="00000000" w:rsidR="00000000" w:rsidRPr="00000000">
              <w:rPr>
                <w:rtl w:val="0"/>
              </w:rPr>
              <w:t xml:space="preserve">/ip service set www-ssl certificate=xza-mikrotik.crt_0</w:t>
            </w:r>
          </w:p>
        </w:tc>
      </w:tr>
    </w:tbl>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numPr>
          <w:ilvl w:val="1"/>
          <w:numId w:val="3"/>
        </w:numPr>
        <w:ind w:left="2160" w:hanging="360"/>
      </w:pPr>
      <w:r w:rsidDel="00000000" w:rsidR="00000000" w:rsidRPr="00000000">
        <w:rPr>
          <w:rtl w:val="0"/>
        </w:rPr>
        <w:t xml:space="preserve">Azkenik, nireCA.pem fitxategia deskagatuko dut nire CAtik eta hau ezagutu behar duten gailu eta aplikazioetan gehituko dut oinarriko ziurtagiri autoritate bezala.</w:t>
      </w:r>
    </w:p>
    <w:p w:rsidR="00000000" w:rsidDel="00000000" w:rsidP="00000000" w:rsidRDefault="00000000" w:rsidRPr="00000000" w14:paraId="000000F2">
      <w:pPr>
        <w:ind w:left="2160" w:firstLine="0"/>
        <w:rPr/>
      </w:pPr>
      <w:r w:rsidDel="00000000" w:rsidR="00000000" w:rsidRPr="00000000">
        <w:rPr>
          <w:rtl w:val="0"/>
        </w:rPr>
      </w:r>
    </w:p>
    <w:p w:rsidR="00000000" w:rsidDel="00000000" w:rsidP="00000000" w:rsidRDefault="00000000" w:rsidRPr="00000000" w14:paraId="000000F3">
      <w:pPr>
        <w:numPr>
          <w:ilvl w:val="1"/>
          <w:numId w:val="3"/>
        </w:numPr>
        <w:ind w:left="2160" w:hanging="360"/>
        <w:rPr>
          <w:u w:val="none"/>
        </w:rPr>
      </w:pPr>
      <w:r w:rsidDel="00000000" w:rsidR="00000000" w:rsidRPr="00000000">
        <w:rPr>
          <w:rtl w:val="0"/>
        </w:rPr>
        <w:t xml:space="preserve">Nabigatzailean probatu dezakegu ea ondo dabilen. Soilik orain arteko eginda sslk funtzionatuko du baina bezero ordenagailuetan sinatzailea (gure CA) ez da ezaguna beraz ez da ziurtzat emango.</w:t>
      </w:r>
    </w:p>
    <w:p w:rsidR="00000000" w:rsidDel="00000000" w:rsidP="00000000" w:rsidRDefault="00000000" w:rsidRPr="00000000" w14:paraId="000000F4">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3"/>
        <w:rPr/>
      </w:pPr>
      <w:bookmarkStart w:colFirst="0" w:colLast="0" w:name="_heading=h.il3knjgscvgq" w:id="23"/>
      <w:bookmarkEnd w:id="23"/>
      <w:r w:rsidDel="00000000" w:rsidR="00000000" w:rsidRPr="00000000">
        <w:rPr>
          <w:rtl w:val="0"/>
        </w:rPr>
        <w:t xml:space="preserve">3.2.4</w:t>
        <w:tab/>
        <w:t xml:space="preserve">CAren ziurtagiria hedatzen.</w:t>
      </w:r>
    </w:p>
    <w:p w:rsidR="00000000" w:rsidDel="00000000" w:rsidP="00000000" w:rsidRDefault="00000000" w:rsidRPr="00000000" w14:paraId="000000F6">
      <w:pPr>
        <w:rPr/>
      </w:pPr>
      <w:r w:rsidDel="00000000" w:rsidR="00000000" w:rsidRPr="00000000">
        <w:rPr>
          <w:rtl w:val="0"/>
        </w:rPr>
        <w:t xml:space="preserve">Gure CA ez da ezaguna sistema eragile eta nabigatzaile komertzialentzat, beraz horietara edatu behar dugu. Hau eskuz egin daiteke, baina adibiderako ADko direktibak erabiliz egingo dugu:</w:t>
      </w:r>
    </w:p>
    <w:p w:rsidR="00000000" w:rsidDel="00000000" w:rsidP="00000000" w:rsidRDefault="00000000" w:rsidRPr="00000000" w14:paraId="000000F7">
      <w:pPr>
        <w:ind w:left="1440" w:firstLine="0"/>
        <w:rPr/>
      </w:pPr>
      <w:r w:rsidDel="00000000" w:rsidR="00000000" w:rsidRPr="00000000">
        <w:rPr>
          <w:rtl w:val="0"/>
        </w:rPr>
      </w:r>
    </w:p>
    <w:p w:rsidR="00000000" w:rsidDel="00000000" w:rsidP="00000000" w:rsidRDefault="00000000" w:rsidRPr="00000000" w14:paraId="000000F8">
      <w:pPr>
        <w:numPr>
          <w:ilvl w:val="0"/>
          <w:numId w:val="3"/>
        </w:numPr>
        <w:ind w:left="1440" w:hanging="360"/>
      </w:pPr>
      <w:r w:rsidDel="00000000" w:rsidR="00000000" w:rsidRPr="00000000">
        <w:rPr>
          <w:rtl w:val="0"/>
        </w:rPr>
        <w:t xml:space="preserve">Domeinua kudeatzeko ezaugarria gehituko diogu zerbitzariari (lehendik ez badauka):</w:t>
      </w:r>
    </w:p>
    <w:p w:rsidR="00000000" w:rsidDel="00000000" w:rsidP="00000000" w:rsidRDefault="00000000" w:rsidRPr="00000000" w14:paraId="000000F9">
      <w:pPr>
        <w:ind w:left="2160" w:firstLine="0"/>
        <w:rPr/>
      </w:pPr>
      <w:r w:rsidDel="00000000" w:rsidR="00000000" w:rsidRPr="00000000">
        <w:rPr>
          <w:rtl w:val="0"/>
        </w:rPr>
      </w:r>
    </w:p>
    <w:p w:rsidR="00000000" w:rsidDel="00000000" w:rsidP="00000000" w:rsidRDefault="00000000" w:rsidRPr="00000000" w14:paraId="000000FA">
      <w:pPr>
        <w:ind w:left="0" w:firstLine="0"/>
        <w:rPr/>
      </w:pPr>
      <w:r w:rsidDel="00000000" w:rsidR="00000000" w:rsidRPr="00000000">
        <w:rPr/>
        <w:drawing>
          <wp:inline distB="114300" distT="114300" distL="114300" distR="114300">
            <wp:extent cx="5400000" cy="990600"/>
            <wp:effectExtent b="0" l="0" r="0" t="0"/>
            <wp:docPr id="232"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4000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ind w:left="0" w:firstLine="0"/>
        <w:rPr/>
      </w:pPr>
      <w:r w:rsidDel="00000000" w:rsidR="00000000" w:rsidRPr="00000000">
        <w:rPr>
          <w:rtl w:val="0"/>
        </w:rPr>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numPr>
          <w:ilvl w:val="1"/>
          <w:numId w:val="3"/>
        </w:numPr>
        <w:ind w:left="2160" w:hanging="360"/>
      </w:pPr>
      <w:r w:rsidDel="00000000" w:rsidR="00000000" w:rsidRPr="00000000">
        <w:rPr>
          <w:rtl w:val="0"/>
        </w:rPr>
        <w:t xml:space="preserve">Prozesuan aurrera (siguiente edo next) egin hurrengoa agertu arte:</w:t>
      </w:r>
    </w:p>
    <w:p w:rsidR="00000000" w:rsidDel="00000000" w:rsidP="00000000" w:rsidRDefault="00000000" w:rsidRPr="00000000" w14:paraId="000000FE">
      <w:pPr>
        <w:ind w:left="2160" w:firstLine="0"/>
        <w:rPr/>
      </w:pPr>
      <w:r w:rsidDel="00000000" w:rsidR="00000000" w:rsidRPr="00000000">
        <w:rPr>
          <w:rtl w:val="0"/>
        </w:rPr>
      </w:r>
    </w:p>
    <w:p w:rsidR="00000000" w:rsidDel="00000000" w:rsidP="00000000" w:rsidRDefault="00000000" w:rsidRPr="00000000" w14:paraId="000000FF">
      <w:pPr>
        <w:ind w:left="2160" w:firstLine="0"/>
        <w:rPr/>
      </w:pPr>
      <w:r w:rsidDel="00000000" w:rsidR="00000000" w:rsidRPr="00000000">
        <w:rPr>
          <w:rtl w:val="0"/>
        </w:rPr>
      </w:r>
    </w:p>
    <w:p w:rsidR="00000000" w:rsidDel="00000000" w:rsidP="00000000" w:rsidRDefault="00000000" w:rsidRPr="00000000" w14:paraId="00000100">
      <w:pPr>
        <w:ind w:left="0" w:firstLine="0"/>
        <w:rPr/>
      </w:pPr>
      <w:r w:rsidDel="00000000" w:rsidR="00000000" w:rsidRPr="00000000">
        <w:rPr/>
        <w:drawing>
          <wp:inline distB="114300" distT="114300" distL="114300" distR="114300">
            <wp:extent cx="5400000" cy="4241800"/>
            <wp:effectExtent b="0" l="0" r="0" t="0"/>
            <wp:docPr id="217"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54000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ind w:left="0" w:firstLine="0"/>
        <w:rPr/>
      </w:pPr>
      <w:r w:rsidDel="00000000" w:rsidR="00000000" w:rsidRPr="00000000">
        <w:rPr>
          <w:rtl w:val="0"/>
        </w:rPr>
      </w:r>
    </w:p>
    <w:p w:rsidR="00000000" w:rsidDel="00000000" w:rsidP="00000000" w:rsidRDefault="00000000" w:rsidRPr="00000000" w14:paraId="00000102">
      <w:pPr>
        <w:numPr>
          <w:ilvl w:val="1"/>
          <w:numId w:val="3"/>
        </w:numPr>
        <w:ind w:left="2160" w:hanging="360"/>
      </w:pPr>
      <w:r w:rsidDel="00000000" w:rsidR="00000000" w:rsidRPr="00000000">
        <w:rPr>
          <w:rtl w:val="0"/>
        </w:rPr>
        <w:t xml:space="preserve">Aurrera (next edo siguiente) beste atal honetara iritsi arte:</w:t>
      </w:r>
    </w:p>
    <w:p w:rsidR="00000000" w:rsidDel="00000000" w:rsidP="00000000" w:rsidRDefault="00000000" w:rsidRPr="00000000" w14:paraId="00000103">
      <w:pPr>
        <w:ind w:left="2160" w:firstLine="0"/>
        <w:rPr/>
      </w:pPr>
      <w:r w:rsidDel="00000000" w:rsidR="00000000" w:rsidRPr="00000000">
        <w:rPr>
          <w:rtl w:val="0"/>
        </w:rPr>
      </w:r>
    </w:p>
    <w:p w:rsidR="00000000" w:rsidDel="00000000" w:rsidP="00000000" w:rsidRDefault="00000000" w:rsidRPr="00000000" w14:paraId="00000104">
      <w:pPr>
        <w:ind w:left="0" w:firstLine="0"/>
        <w:rPr/>
      </w:pPr>
      <w:r w:rsidDel="00000000" w:rsidR="00000000" w:rsidRPr="00000000">
        <w:rPr/>
        <w:drawing>
          <wp:inline distB="114300" distT="114300" distL="114300" distR="114300">
            <wp:extent cx="5400000" cy="3924300"/>
            <wp:effectExtent b="0" l="0" r="0" t="0"/>
            <wp:docPr id="229"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54000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numPr>
          <w:ilvl w:val="1"/>
          <w:numId w:val="3"/>
        </w:numPr>
        <w:ind w:left="2160" w:hanging="360"/>
      </w:pPr>
      <w:r w:rsidDel="00000000" w:rsidR="00000000" w:rsidRPr="00000000">
        <w:rPr>
          <w:rtl w:val="0"/>
        </w:rPr>
        <w:t xml:space="preserve">Instalatzen bukatzen duenean itxi (cerrar edo close).</w:t>
      </w:r>
    </w:p>
    <w:p w:rsidR="00000000" w:rsidDel="00000000" w:rsidP="00000000" w:rsidRDefault="00000000" w:rsidRPr="00000000" w14:paraId="00000107">
      <w:pPr>
        <w:ind w:left="0" w:firstLine="0"/>
        <w:rPr/>
      </w:pPr>
      <w:r w:rsidDel="00000000" w:rsidR="00000000" w:rsidRPr="00000000">
        <w:rPr>
          <w:rtl w:val="0"/>
        </w:rPr>
      </w:r>
    </w:p>
    <w:p w:rsidR="00000000" w:rsidDel="00000000" w:rsidP="00000000" w:rsidRDefault="00000000" w:rsidRPr="00000000" w14:paraId="00000108">
      <w:pPr>
        <w:ind w:left="0" w:firstLine="0"/>
        <w:rPr/>
      </w:pPr>
      <w:r w:rsidDel="00000000" w:rsidR="00000000" w:rsidRPr="00000000">
        <w:rPr>
          <w:rtl w:val="0"/>
        </w:rPr>
      </w:r>
    </w:p>
    <w:p w:rsidR="00000000" w:rsidDel="00000000" w:rsidP="00000000" w:rsidRDefault="00000000" w:rsidRPr="00000000" w14:paraId="00000109">
      <w:pPr>
        <w:numPr>
          <w:ilvl w:val="0"/>
          <w:numId w:val="3"/>
        </w:numPr>
        <w:ind w:left="1440" w:hanging="360"/>
      </w:pPr>
      <w:r w:rsidDel="00000000" w:rsidR="00000000" w:rsidRPr="00000000">
        <w:rPr>
          <w:rtl w:val="0"/>
        </w:rPr>
        <w:t xml:space="preserve">Domeinua kudeatzeko ezaugarria instalatzeaz gain domeinuari dagozkion kontuak konfiguratu ere egin behar drai (aurretik eginda ez badago:</w:t>
      </w:r>
    </w:p>
    <w:p w:rsidR="00000000" w:rsidDel="00000000" w:rsidP="00000000" w:rsidRDefault="00000000" w:rsidRPr="00000000" w14:paraId="0000010A">
      <w:pPr>
        <w:ind w:left="1440" w:firstLine="0"/>
        <w:rPr/>
      </w:pPr>
      <w:r w:rsidDel="00000000" w:rsidR="00000000" w:rsidRPr="00000000">
        <w:rPr>
          <w:rtl w:val="0"/>
        </w:rPr>
      </w:r>
    </w:p>
    <w:p w:rsidR="00000000" w:rsidDel="00000000" w:rsidP="00000000" w:rsidRDefault="00000000" w:rsidRPr="00000000" w14:paraId="0000010B">
      <w:pPr>
        <w:numPr>
          <w:ilvl w:val="1"/>
          <w:numId w:val="3"/>
        </w:numPr>
        <w:ind w:left="2160" w:hanging="360"/>
      </w:pPr>
      <w:r w:rsidDel="00000000" w:rsidR="00000000" w:rsidRPr="00000000">
        <w:rPr>
          <w:rtl w:val="0"/>
        </w:rPr>
        <w:t xml:space="preserve">Abisu oharren ataletik konfiguratzea aukeratuko dugu:</w:t>
      </w:r>
    </w:p>
    <w:p w:rsidR="00000000" w:rsidDel="00000000" w:rsidP="00000000" w:rsidRDefault="00000000" w:rsidRPr="00000000" w14:paraId="0000010C">
      <w:pPr>
        <w:ind w:left="0" w:firstLine="0"/>
        <w:rPr/>
      </w:pPr>
      <w:r w:rsidDel="00000000" w:rsidR="00000000" w:rsidRPr="00000000">
        <w:rPr>
          <w:rtl w:val="0"/>
        </w:rPr>
      </w:r>
    </w:p>
    <w:p w:rsidR="00000000" w:rsidDel="00000000" w:rsidP="00000000" w:rsidRDefault="00000000" w:rsidRPr="00000000" w14:paraId="0000010D">
      <w:pPr>
        <w:ind w:left="0" w:firstLine="0"/>
        <w:jc w:val="center"/>
        <w:rPr/>
      </w:pPr>
      <w:r w:rsidDel="00000000" w:rsidR="00000000" w:rsidRPr="00000000">
        <w:rPr/>
        <w:drawing>
          <wp:inline distB="114300" distT="114300" distL="114300" distR="114300">
            <wp:extent cx="3659462" cy="1555432"/>
            <wp:effectExtent b="0" l="0" r="0" t="0"/>
            <wp:docPr id="239"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3659462" cy="1555432"/>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0F">
      <w:pPr>
        <w:numPr>
          <w:ilvl w:val="1"/>
          <w:numId w:val="3"/>
        </w:numPr>
        <w:ind w:left="2160" w:hanging="360"/>
      </w:pPr>
      <w:r w:rsidDel="00000000" w:rsidR="00000000" w:rsidRPr="00000000">
        <w:rPr>
          <w:rtl w:val="0"/>
        </w:rPr>
        <w:t xml:space="preserve">Domeinuaren konfigurazioa burutuko dugu:</w:t>
      </w:r>
    </w:p>
    <w:p w:rsidR="00000000" w:rsidDel="00000000" w:rsidP="00000000" w:rsidRDefault="00000000" w:rsidRPr="00000000" w14:paraId="00000110">
      <w:pPr>
        <w:ind w:left="0" w:firstLine="0"/>
        <w:rPr/>
      </w:pPr>
      <w:r w:rsidDel="00000000" w:rsidR="00000000" w:rsidRPr="00000000">
        <w:rPr>
          <w:rtl w:val="0"/>
        </w:rPr>
      </w:r>
    </w:p>
    <w:p w:rsidR="00000000" w:rsidDel="00000000" w:rsidP="00000000" w:rsidRDefault="00000000" w:rsidRPr="00000000" w14:paraId="00000111">
      <w:pPr>
        <w:ind w:left="0" w:firstLine="0"/>
        <w:jc w:val="left"/>
        <w:rPr/>
      </w:pPr>
      <w:r w:rsidDel="00000000" w:rsidR="00000000" w:rsidRPr="00000000">
        <w:rPr/>
        <w:drawing>
          <wp:inline distB="114300" distT="114300" distL="114300" distR="114300">
            <wp:extent cx="5211263" cy="3898724"/>
            <wp:effectExtent b="0" l="0" r="0" t="0"/>
            <wp:docPr id="247"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5211263" cy="3898724"/>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ind w:left="0" w:firstLine="0"/>
        <w:jc w:val="left"/>
        <w:rPr/>
      </w:pPr>
      <w:r w:rsidDel="00000000" w:rsidR="00000000" w:rsidRPr="00000000">
        <w:rPr/>
        <w:drawing>
          <wp:inline distB="114300" distT="114300" distL="114300" distR="114300">
            <wp:extent cx="5230313" cy="3865081"/>
            <wp:effectExtent b="0" l="0" r="0" t="0"/>
            <wp:docPr id="244"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5230313" cy="3865081"/>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ind w:left="0" w:firstLine="0"/>
        <w:jc w:val="left"/>
        <w:rPr/>
      </w:pPr>
      <w:r w:rsidDel="00000000" w:rsidR="00000000" w:rsidRPr="00000000">
        <w:rPr>
          <w:rtl w:val="0"/>
        </w:rPr>
      </w:r>
    </w:p>
    <w:p w:rsidR="00000000" w:rsidDel="00000000" w:rsidP="00000000" w:rsidRDefault="00000000" w:rsidRPr="00000000" w14:paraId="00000114">
      <w:pPr>
        <w:numPr>
          <w:ilvl w:val="1"/>
          <w:numId w:val="3"/>
        </w:numPr>
        <w:ind w:left="2160" w:hanging="360"/>
      </w:pPr>
      <w:r w:rsidDel="00000000" w:rsidR="00000000" w:rsidRPr="00000000">
        <w:rPr>
          <w:rtl w:val="0"/>
        </w:rPr>
        <w:t xml:space="preserve">Hurrengoa (nex edo siguiente) Instalatzeko aukera (Instalar edo Install) agertu arte, gero instalatu eta gero itxi (cerrar edo close).</w:t>
      </w:r>
    </w:p>
    <w:p w:rsidR="00000000" w:rsidDel="00000000" w:rsidP="00000000" w:rsidRDefault="00000000" w:rsidRPr="00000000" w14:paraId="00000115">
      <w:pPr>
        <w:numPr>
          <w:ilvl w:val="0"/>
          <w:numId w:val="3"/>
        </w:numPr>
        <w:ind w:left="1440" w:hanging="360"/>
        <w:jc w:val="left"/>
      </w:pPr>
      <w:r w:rsidDel="00000000" w:rsidR="00000000" w:rsidRPr="00000000">
        <w:rPr>
          <w:rtl w:val="0"/>
        </w:rPr>
        <w:t xml:space="preserve">Taldeko politiken kudeatzaile (Group Policy Management edo Administrado de directivas de grupo) bidez sortuko dugu ziurtagiriaren hedapena egingo duen politika:</w:t>
      </w:r>
    </w:p>
    <w:p w:rsidR="00000000" w:rsidDel="00000000" w:rsidP="00000000" w:rsidRDefault="00000000" w:rsidRPr="00000000" w14:paraId="00000116">
      <w:pPr>
        <w:ind w:left="0" w:firstLine="0"/>
        <w:rPr/>
      </w:pPr>
      <w:r w:rsidDel="00000000" w:rsidR="00000000" w:rsidRPr="00000000">
        <w:rPr>
          <w:rtl w:val="0"/>
        </w:rPr>
      </w:r>
    </w:p>
    <w:p w:rsidR="00000000" w:rsidDel="00000000" w:rsidP="00000000" w:rsidRDefault="00000000" w:rsidRPr="00000000" w14:paraId="00000117">
      <w:pPr>
        <w:numPr>
          <w:ilvl w:val="1"/>
          <w:numId w:val="3"/>
        </w:numPr>
        <w:ind w:left="2160" w:hanging="360"/>
      </w:pPr>
      <w:r w:rsidDel="00000000" w:rsidR="00000000" w:rsidRPr="00000000">
        <w:rPr>
          <w:rtl w:val="0"/>
        </w:rPr>
        <w:t xml:space="preserve">Talde politiken kudeatzaila ireki:</w:t>
      </w:r>
    </w:p>
    <w:p w:rsidR="00000000" w:rsidDel="00000000" w:rsidP="00000000" w:rsidRDefault="00000000" w:rsidRPr="00000000" w14:paraId="00000118">
      <w:pPr>
        <w:ind w:left="0" w:firstLine="0"/>
        <w:rPr/>
      </w:pPr>
      <w:r w:rsidDel="00000000" w:rsidR="00000000" w:rsidRPr="00000000">
        <w:rPr>
          <w:rtl w:val="0"/>
        </w:rPr>
      </w:r>
    </w:p>
    <w:p w:rsidR="00000000" w:rsidDel="00000000" w:rsidP="00000000" w:rsidRDefault="00000000" w:rsidRPr="00000000" w14:paraId="00000119">
      <w:pPr>
        <w:ind w:left="0" w:firstLine="0"/>
        <w:rPr/>
      </w:pPr>
      <w:r w:rsidDel="00000000" w:rsidR="00000000" w:rsidRPr="00000000">
        <w:rPr/>
        <w:drawing>
          <wp:inline distB="114300" distT="114300" distL="114300" distR="114300">
            <wp:extent cx="5400000" cy="596900"/>
            <wp:effectExtent b="0" l="0" r="0" t="0"/>
            <wp:docPr id="216"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4000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ind w:left="0" w:firstLine="0"/>
        <w:jc w:val="left"/>
        <w:rPr/>
      </w:pPr>
      <w:r w:rsidDel="00000000" w:rsidR="00000000" w:rsidRPr="00000000">
        <w:rPr>
          <w:rtl w:val="0"/>
        </w:rPr>
      </w:r>
    </w:p>
    <w:p w:rsidR="00000000" w:rsidDel="00000000" w:rsidP="00000000" w:rsidRDefault="00000000" w:rsidRPr="00000000" w14:paraId="0000011B">
      <w:pPr>
        <w:ind w:left="0" w:firstLine="0"/>
        <w:jc w:val="left"/>
        <w:rPr/>
      </w:pPr>
      <w:r w:rsidDel="00000000" w:rsidR="00000000" w:rsidRPr="00000000">
        <w:rPr>
          <w:rtl w:val="0"/>
        </w:rPr>
      </w:r>
    </w:p>
    <w:p w:rsidR="00000000" w:rsidDel="00000000" w:rsidP="00000000" w:rsidRDefault="00000000" w:rsidRPr="00000000" w14:paraId="0000011C">
      <w:pPr>
        <w:numPr>
          <w:ilvl w:val="1"/>
          <w:numId w:val="3"/>
        </w:numPr>
        <w:ind w:left="2160" w:hanging="360"/>
      </w:pPr>
      <w:r w:rsidDel="00000000" w:rsidR="00000000" w:rsidRPr="00000000">
        <w:rPr>
          <w:rtl w:val="0"/>
        </w:rPr>
        <w:t xml:space="preserve">Adibiderako OU eta politika berririk sortu gabe, dagoen politika orokorra editatuko dugu:</w:t>
      </w:r>
    </w:p>
    <w:p w:rsidR="00000000" w:rsidDel="00000000" w:rsidP="00000000" w:rsidRDefault="00000000" w:rsidRPr="00000000" w14:paraId="0000011D">
      <w:pPr>
        <w:ind w:left="0" w:firstLine="0"/>
        <w:rPr/>
      </w:pPr>
      <w:r w:rsidDel="00000000" w:rsidR="00000000" w:rsidRPr="00000000">
        <w:rPr>
          <w:rtl w:val="0"/>
        </w:rPr>
      </w:r>
    </w:p>
    <w:p w:rsidR="00000000" w:rsidDel="00000000" w:rsidP="00000000" w:rsidRDefault="00000000" w:rsidRPr="00000000" w14:paraId="0000011E">
      <w:pPr>
        <w:ind w:left="0" w:firstLine="0"/>
        <w:rPr/>
      </w:pPr>
      <w:r w:rsidDel="00000000" w:rsidR="00000000" w:rsidRPr="00000000">
        <w:rPr/>
        <w:drawing>
          <wp:inline distB="114300" distT="114300" distL="114300" distR="114300">
            <wp:extent cx="5400000" cy="3797300"/>
            <wp:effectExtent b="0" l="0" r="0" t="0"/>
            <wp:docPr id="220"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54000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20">
      <w:pPr>
        <w:numPr>
          <w:ilvl w:val="1"/>
          <w:numId w:val="3"/>
        </w:numPr>
        <w:ind w:left="2160" w:hanging="360"/>
      </w:pPr>
      <w:r w:rsidDel="00000000" w:rsidR="00000000" w:rsidRPr="00000000">
        <w:rPr>
          <w:rtl w:val="0"/>
        </w:rPr>
        <w:t xml:space="preserve">Politikan ekipo guztientzako gako publikoko dagokion politika editatu:</w:t>
      </w:r>
    </w:p>
    <w:p w:rsidR="00000000" w:rsidDel="00000000" w:rsidP="00000000" w:rsidRDefault="00000000" w:rsidRPr="00000000" w14:paraId="00000121">
      <w:pPr>
        <w:spacing w:after="240" w:before="240" w:lineRule="auto"/>
        <w:ind w:left="0" w:firstLine="0"/>
        <w:jc w:val="left"/>
        <w:rPr/>
      </w:pPr>
      <w:r w:rsidDel="00000000" w:rsidR="00000000" w:rsidRPr="00000000">
        <w:rPr/>
        <w:drawing>
          <wp:inline distB="114300" distT="114300" distL="114300" distR="114300">
            <wp:extent cx="5400000" cy="3708400"/>
            <wp:effectExtent b="0" l="0" r="0" t="0"/>
            <wp:docPr id="246"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54000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numPr>
          <w:ilvl w:val="1"/>
          <w:numId w:val="3"/>
        </w:numPr>
        <w:ind w:left="2160" w:hanging="360"/>
      </w:pPr>
      <w:r w:rsidDel="00000000" w:rsidR="00000000" w:rsidRPr="00000000">
        <w:rPr>
          <w:rtl w:val="0"/>
        </w:rPr>
        <w:t xml:space="preserve">Ziurtagira inportatzeko aukeran, aurrera egin eta gure CAren zirutagiria inportatuko dugu (OHARA: gure zirutagaria ez .pem bada aldatu luzapena eta jarri .cer):</w:t>
      </w:r>
    </w:p>
    <w:p w:rsidR="00000000" w:rsidDel="00000000" w:rsidP="00000000" w:rsidRDefault="00000000" w:rsidRPr="00000000" w14:paraId="00000123">
      <w:pPr>
        <w:ind w:left="0" w:firstLine="0"/>
        <w:rPr/>
      </w:pPr>
      <w:r w:rsidDel="00000000" w:rsidR="00000000" w:rsidRPr="00000000">
        <w:rPr>
          <w:rtl w:val="0"/>
        </w:rPr>
      </w:r>
    </w:p>
    <w:p w:rsidR="00000000" w:rsidDel="00000000" w:rsidP="00000000" w:rsidRDefault="00000000" w:rsidRPr="00000000" w14:paraId="00000124">
      <w:pPr>
        <w:ind w:left="0" w:firstLine="0"/>
        <w:jc w:val="right"/>
        <w:rPr/>
      </w:pPr>
      <w:r w:rsidDel="00000000" w:rsidR="00000000" w:rsidRPr="00000000">
        <w:rPr/>
        <w:drawing>
          <wp:inline distB="114300" distT="114300" distL="114300" distR="114300">
            <wp:extent cx="3735258" cy="3679507"/>
            <wp:effectExtent b="12700" l="12700" r="12700" t="12700"/>
            <wp:docPr id="219"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3735258" cy="367950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5">
      <w:pPr>
        <w:numPr>
          <w:ilvl w:val="1"/>
          <w:numId w:val="3"/>
        </w:numPr>
        <w:ind w:left="2160" w:hanging="360"/>
      </w:pPr>
      <w:r w:rsidDel="00000000" w:rsidR="00000000" w:rsidRPr="00000000">
        <w:rPr>
          <w:rtl w:val="0"/>
        </w:rPr>
        <w:t xml:space="preserve">Aurrera jarraitu eta itxi.</w:t>
      </w:r>
    </w:p>
    <w:p w:rsidR="00000000" w:rsidDel="00000000" w:rsidP="00000000" w:rsidRDefault="00000000" w:rsidRPr="00000000" w14:paraId="00000126">
      <w:pPr>
        <w:numPr>
          <w:ilvl w:val="1"/>
          <w:numId w:val="3"/>
        </w:numPr>
        <w:ind w:left="2160" w:hanging="360"/>
        <w:jc w:val="left"/>
        <w:rPr>
          <w:u w:val="none"/>
        </w:rPr>
      </w:pPr>
      <w:r w:rsidDel="00000000" w:rsidR="00000000" w:rsidRPr="00000000">
        <w:rPr>
          <w:rtl w:val="0"/>
        </w:rPr>
        <w:t xml:space="preserve">Orain domeinuan dagoen ordenadore batean politika eguneratzea forzatu dezakegu cmdtik (zain egon behar ez izanteko):</w:t>
      </w:r>
    </w:p>
    <w:p w:rsidR="00000000" w:rsidDel="00000000" w:rsidP="00000000" w:rsidRDefault="00000000" w:rsidRPr="00000000" w14:paraId="00000127">
      <w:pPr>
        <w:ind w:left="0" w:firstLine="0"/>
        <w:rPr/>
      </w:pPr>
      <w:r w:rsidDel="00000000" w:rsidR="00000000" w:rsidRPr="00000000">
        <w:rPr>
          <w:rtl w:val="0"/>
        </w:rPr>
      </w:r>
    </w:p>
    <w:p w:rsidR="00000000" w:rsidDel="00000000" w:rsidP="00000000" w:rsidRDefault="00000000" w:rsidRPr="00000000" w14:paraId="00000128">
      <w:pPr>
        <w:ind w:left="0" w:firstLine="0"/>
        <w:jc w:val="right"/>
        <w:rPr/>
      </w:pPr>
      <w:r w:rsidDel="00000000" w:rsidR="00000000" w:rsidRPr="00000000">
        <w:rPr/>
        <w:drawing>
          <wp:inline distB="114300" distT="114300" distL="114300" distR="114300">
            <wp:extent cx="4799513" cy="1735273"/>
            <wp:effectExtent b="0" l="0" r="0" t="0"/>
            <wp:docPr id="242"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4799513" cy="1735273"/>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ind w:left="2160" w:firstLine="0"/>
        <w:jc w:val="left"/>
        <w:rPr/>
      </w:pPr>
      <w:r w:rsidDel="00000000" w:rsidR="00000000" w:rsidRPr="00000000">
        <w:rPr>
          <w:rtl w:val="0"/>
        </w:rPr>
      </w:r>
    </w:p>
    <w:p w:rsidR="00000000" w:rsidDel="00000000" w:rsidP="00000000" w:rsidRDefault="00000000" w:rsidRPr="00000000" w14:paraId="0000012A">
      <w:pPr>
        <w:numPr>
          <w:ilvl w:val="1"/>
          <w:numId w:val="3"/>
        </w:numPr>
        <w:ind w:left="2160" w:hanging="360"/>
        <w:jc w:val="left"/>
      </w:pPr>
      <w:r w:rsidDel="00000000" w:rsidR="00000000" w:rsidRPr="00000000">
        <w:rPr>
          <w:rtl w:val="0"/>
        </w:rPr>
        <w:t xml:space="preserve">Interneteko aukeretan jaso duela ikusi daiteke:</w:t>
      </w:r>
    </w:p>
    <w:p w:rsidR="00000000" w:rsidDel="00000000" w:rsidP="00000000" w:rsidRDefault="00000000" w:rsidRPr="00000000" w14:paraId="0000012B">
      <w:pPr>
        <w:ind w:left="2160" w:firstLine="0"/>
        <w:jc w:val="left"/>
        <w:rPr/>
      </w:pPr>
      <w:r w:rsidDel="00000000" w:rsidR="00000000" w:rsidRPr="00000000">
        <w:rPr>
          <w:rtl w:val="0"/>
        </w:rPr>
      </w:r>
    </w:p>
    <w:p w:rsidR="00000000" w:rsidDel="00000000" w:rsidP="00000000" w:rsidRDefault="00000000" w:rsidRPr="00000000" w14:paraId="0000012C">
      <w:pPr>
        <w:spacing w:after="240" w:before="240" w:lineRule="auto"/>
        <w:ind w:left="0" w:firstLine="0"/>
        <w:jc w:val="right"/>
        <w:rPr/>
      </w:pPr>
      <w:r w:rsidDel="00000000" w:rsidR="00000000" w:rsidRPr="00000000">
        <w:rPr/>
        <w:drawing>
          <wp:inline distB="114300" distT="114300" distL="114300" distR="114300">
            <wp:extent cx="4332099" cy="4870132"/>
            <wp:effectExtent b="0" l="0" r="0" t="0"/>
            <wp:docPr id="238"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4332099" cy="4870132"/>
                    </a:xfrm>
                    <a:prstGeom prst="rect"/>
                    <a:ln/>
                  </pic:spPr>
                </pic:pic>
              </a:graphicData>
            </a:graphic>
          </wp:inline>
        </w:drawing>
      </w: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2D">
      <w:pPr>
        <w:numPr>
          <w:ilvl w:val="1"/>
          <w:numId w:val="3"/>
        </w:numPr>
        <w:ind w:left="2160" w:hanging="360"/>
        <w:jc w:val="left"/>
      </w:pPr>
      <w:r w:rsidDel="00000000" w:rsidR="00000000" w:rsidRPr="00000000">
        <w:rPr>
          <w:rtl w:val="0"/>
        </w:rPr>
        <w:t xml:space="preserve">Eta nabigatailean CAren sinadura fidagarri ikusten duela ere ikusi dezakegu.</w:t>
      </w:r>
      <w:r w:rsidDel="00000000" w:rsidR="00000000" w:rsidRPr="00000000">
        <w:rPr>
          <w:rtl w:val="0"/>
        </w:rPr>
      </w:r>
    </w:p>
    <w:p w:rsidR="00000000" w:rsidDel="00000000" w:rsidP="00000000" w:rsidRDefault="00000000" w:rsidRPr="00000000" w14:paraId="0000012E">
      <w:pPr>
        <w:ind w:left="0" w:firstLine="0"/>
        <w:jc w:val="left"/>
        <w:rPr/>
      </w:pP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rPr>
          <w:rtl w:val="0"/>
        </w:rPr>
      </w:r>
    </w:p>
    <w:tbl>
      <w:tblPr>
        <w:tblStyle w:val="Table10"/>
        <w:tblW w:w="85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6"/>
        <w:tblGridChange w:id="0">
          <w:tblGrid>
            <w:gridCol w:w="8506"/>
          </w:tblGrid>
        </w:tblGridChange>
      </w:tblGrid>
      <w:tr>
        <w:trPr>
          <w:cantSplit w:val="0"/>
          <w:tblHeader w:val="0"/>
        </w:trPr>
        <w:tc>
          <w:tcPr>
            <w:tcBorders>
              <w:top w:color="000000" w:space="0" w:sz="18" w:val="dashed"/>
              <w:left w:color="000000" w:space="0" w:sz="18" w:val="dashed"/>
              <w:bottom w:color="000000" w:space="0" w:sz="18" w:val="dashed"/>
              <w:right w:color="000000" w:space="0" w:sz="18" w:val="dashed"/>
            </w:tcBorders>
            <w:shd w:fill="auto" w:val="clear"/>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130">
            <w:pPr>
              <w:widowControl w:val="0"/>
              <w:spacing w:line="240" w:lineRule="auto"/>
              <w:ind w:left="0" w:firstLine="0"/>
              <w:jc w:val="left"/>
              <w:rPr>
                <w:b w:val="1"/>
                <w:bCs w:val="1"/>
                <w:sz w:val="32"/>
                <w:szCs w:val="32"/>
              </w:rPr>
            </w:pPr>
            <w:r w:rsidDel="00000000" w:rsidR="00000000" w:rsidRPr="00000000">
              <w:rPr>
                <w:b w:val="1"/>
                <w:bCs w:val="1"/>
                <w:sz w:val="32"/>
                <w:szCs w:val="32"/>
                <w:rtl w:val="0"/>
              </w:rPr>
              <w:t xml:space="preserve">2.4 Ariketa: Webgune baten ziurtagiria izenarekin</w:t>
            </w:r>
          </w:p>
          <w:p w:rsidR="00000000" w:rsidDel="00000000" w:rsidP="00000000" w:rsidRDefault="00000000" w:rsidRPr="00000000" w14:paraId="00000131">
            <w:pPr>
              <w:widowControl w:val="0"/>
              <w:spacing w:line="240" w:lineRule="auto"/>
              <w:ind w:left="0" w:firstLine="0"/>
              <w:jc w:val="left"/>
              <w:rPr>
                <w:b w:val="1"/>
                <w:bCs w:val="1"/>
                <w:sz w:val="32"/>
                <w:szCs w:val="32"/>
              </w:rPr>
            </w:pPr>
            <w:r w:rsidDel="00000000" w:rsidR="00000000" w:rsidRPr="00000000">
              <w:rPr>
                <w:rtl w:val="0"/>
              </w:rPr>
            </w:r>
          </w:p>
          <w:p w:rsidR="00000000" w:rsidDel="00000000" w:rsidP="00000000" w:rsidRDefault="00000000" w:rsidRPr="00000000" w14:paraId="00000132">
            <w:pPr>
              <w:widowControl w:val="0"/>
              <w:spacing w:line="240" w:lineRule="auto"/>
              <w:ind w:left="0" w:firstLine="0"/>
              <w:jc w:val="left"/>
              <w:rPr/>
            </w:pPr>
            <w:r w:rsidDel="00000000" w:rsidR="00000000" w:rsidRPr="00000000">
              <w:rPr>
                <w:rtl w:val="0"/>
              </w:rPr>
              <w:t xml:space="preserve">Egin beharrekoa:</w:t>
            </w:r>
          </w:p>
          <w:p w:rsidR="00000000" w:rsidDel="00000000" w:rsidP="00000000" w:rsidRDefault="00000000" w:rsidRPr="00000000" w14:paraId="00000133">
            <w:pPr>
              <w:numPr>
                <w:ilvl w:val="0"/>
                <w:numId w:val="9"/>
              </w:numPr>
              <w:ind w:left="720" w:hanging="360"/>
            </w:pPr>
            <w:r w:rsidDel="00000000" w:rsidR="00000000" w:rsidRPr="00000000">
              <w:rPr>
                <w:rtl w:val="0"/>
              </w:rPr>
              <w:t xml:space="preserve">Sortu ziurtagiria Mikrotikarentzat, baina oraingoan </w:t>
            </w:r>
            <w:r w:rsidDel="00000000" w:rsidR="00000000" w:rsidRPr="00000000">
              <w:rPr>
                <w:rtl w:val="0"/>
              </w:rPr>
              <w:t xml:space="preserve">gailuaren izena erabilita (horretrako DNS zerbitzarian ere sarrrera gehitu beharko da, ez zertiifikatuagatik, proba egin ahal izateko baizik).</w:t>
            </w:r>
          </w:p>
          <w:p w:rsidR="00000000" w:rsidDel="00000000" w:rsidP="00000000" w:rsidRDefault="00000000" w:rsidRPr="00000000" w14:paraId="00000134">
            <w:pPr>
              <w:ind w:left="0" w:firstLine="0"/>
              <w:rPr/>
            </w:pPr>
            <w:r w:rsidDel="00000000" w:rsidR="00000000" w:rsidRPr="00000000">
              <w:rPr>
                <w:rtl w:val="0"/>
              </w:rPr>
              <w:t xml:space="preserve">Entregatu beharrekoa:</w:t>
            </w:r>
          </w:p>
          <w:p w:rsidR="00000000" w:rsidDel="00000000" w:rsidP="00000000" w:rsidRDefault="00000000" w:rsidRPr="00000000" w14:paraId="00000135">
            <w:pPr>
              <w:numPr>
                <w:ilvl w:val="0"/>
                <w:numId w:val="8"/>
              </w:numPr>
              <w:ind w:left="720" w:hanging="360"/>
              <w:rPr>
                <w:u w:val="none"/>
              </w:rPr>
            </w:pPr>
            <w:r w:rsidDel="00000000" w:rsidR="00000000" w:rsidRPr="00000000">
              <w:rPr>
                <w:rtl w:val="0"/>
              </w:rPr>
              <w:t xml:space="preserve">Zuen CAren ziurtagiria</w:t>
            </w:r>
          </w:p>
          <w:p w:rsidR="00000000" w:rsidDel="00000000" w:rsidP="00000000" w:rsidRDefault="00000000" w:rsidRPr="00000000" w14:paraId="00000136">
            <w:pPr>
              <w:numPr>
                <w:ilvl w:val="0"/>
                <w:numId w:val="8"/>
              </w:numPr>
              <w:ind w:left="720" w:hanging="360"/>
              <w:rPr>
                <w:u w:val="none"/>
              </w:rPr>
            </w:pPr>
            <w:r w:rsidDel="00000000" w:rsidR="00000000" w:rsidRPr="00000000">
              <w:rPr>
                <w:rtl w:val="0"/>
              </w:rPr>
              <w:t xml:space="preserve">Zuen Mikrotikaren ziurtagiria</w:t>
            </w:r>
          </w:p>
          <w:p w:rsidR="00000000" w:rsidDel="00000000" w:rsidP="00000000" w:rsidRDefault="00000000" w:rsidRPr="00000000" w14:paraId="00000137">
            <w:pPr>
              <w:numPr>
                <w:ilvl w:val="0"/>
                <w:numId w:val="8"/>
              </w:numPr>
              <w:ind w:left="720" w:hanging="360"/>
              <w:rPr>
                <w:u w:val="none"/>
              </w:rPr>
            </w:pPr>
            <w:r w:rsidDel="00000000" w:rsidR="00000000" w:rsidRPr="00000000">
              <w:rPr>
                <w:rtl w:val="0"/>
              </w:rPr>
              <w:t xml:space="preserve">Pantaila irudi bat Mikrotik https bidez modu seguruan atzitu daitelela erakusten duena</w:t>
            </w:r>
            <w:r w:rsidDel="00000000" w:rsidR="00000000" w:rsidRPr="00000000">
              <w:rPr>
                <w:rtl w:val="0"/>
              </w:rPr>
            </w:r>
          </w:p>
        </w:tc>
      </w:tr>
    </w:tbl>
    <w:p w:rsidR="00000000" w:rsidDel="00000000" w:rsidP="00000000" w:rsidRDefault="00000000" w:rsidRPr="00000000" w14:paraId="00000138">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39">
      <w:pPr>
        <w:pStyle w:val="Heading2"/>
        <w:ind w:left="566.9291338582675" w:firstLine="0"/>
        <w:rPr>
          <w:highlight w:val="yellow"/>
        </w:rPr>
      </w:pPr>
      <w:bookmarkStart w:colFirst="0" w:colLast="0" w:name="_heading=h.sqqg38ayzco5" w:id="24"/>
      <w:bookmarkEnd w:id="24"/>
      <w:r w:rsidDel="00000000" w:rsidR="00000000" w:rsidRPr="00000000">
        <w:rPr>
          <w:rtl w:val="0"/>
        </w:rPr>
        <w:t xml:space="preserve">3.3. </w:t>
        <w:tab/>
        <w:t xml:space="preserve">Sinadura elektronikoaren bidezko sarbidea eta </w:t>
      </w:r>
      <w:r w:rsidDel="00000000" w:rsidR="00000000" w:rsidRPr="00000000">
        <w:rPr>
          <w:rtl w:val="0"/>
        </w:rPr>
        <w:t xml:space="preserve">Sinadura digitaleko aplikazioa. </w:t>
      </w:r>
      <w:r w:rsidDel="00000000" w:rsidR="00000000" w:rsidRPr="00000000">
        <w:rPr>
          <w:rtl w:val="0"/>
        </w:rPr>
      </w:r>
    </w:p>
    <w:p w:rsidR="00000000" w:rsidDel="00000000" w:rsidP="00000000" w:rsidRDefault="00000000" w:rsidRPr="00000000" w14:paraId="0000013A">
      <w:pPr>
        <w:ind w:left="0" w:firstLine="0"/>
        <w:rPr>
          <w:highlight w:val="yellow"/>
        </w:rPr>
      </w:pPr>
      <w:r w:rsidDel="00000000" w:rsidR="00000000" w:rsidRPr="00000000">
        <w:rPr>
          <w:rtl w:val="0"/>
        </w:rPr>
      </w:r>
    </w:p>
    <w:p w:rsidR="00000000" w:rsidDel="00000000" w:rsidP="00000000" w:rsidRDefault="00000000" w:rsidRPr="00000000" w14:paraId="0000013B">
      <w:pPr>
        <w:ind w:left="0" w:firstLine="566.9291338582675"/>
        <w:rPr/>
      </w:pPr>
      <w:r w:rsidDel="00000000" w:rsidR="00000000" w:rsidRPr="00000000">
        <w:rPr>
          <w:rtl w:val="0"/>
        </w:rPr>
        <w:t xml:space="preserve">Gako asimetrikoak oinarri hartuta sinadura elektronikoa ere gauzatzen da (aukera ohikoena sinatu behar denaren hash bat atera eta hori prabatuarekin zinatuta eta publikoa emanda burutzen da), finean egiletza (edo jabetza) ukaezina ezartzen delarik.</w:t>
      </w:r>
    </w:p>
    <w:p w:rsidR="00000000" w:rsidDel="00000000" w:rsidP="00000000" w:rsidRDefault="00000000" w:rsidRPr="00000000" w14:paraId="0000013C">
      <w:pPr>
        <w:ind w:left="0" w:firstLine="566.9291338582675"/>
        <w:rPr/>
      </w:pPr>
      <w:r w:rsidDel="00000000" w:rsidR="00000000" w:rsidRPr="00000000">
        <w:rPr>
          <w:rtl w:val="0"/>
        </w:rPr>
      </w:r>
    </w:p>
    <w:p w:rsidR="00000000" w:rsidDel="00000000" w:rsidP="00000000" w:rsidRDefault="00000000" w:rsidRPr="00000000" w14:paraId="0000013D">
      <w:pPr>
        <w:ind w:left="0" w:firstLine="566.9291338582675"/>
        <w:rPr/>
      </w:pPr>
      <w:r w:rsidDel="00000000" w:rsidR="00000000" w:rsidRPr="00000000">
        <w:rPr>
          <w:rtl w:val="0"/>
        </w:rPr>
        <w:t xml:space="preserve">Beste erabilera bat sistema ezberdinetara sartzeko erabiltzaileak autentikatzean gauzatzen da: pasahitza erabili ordez, gako pribatuarekin zifratzeko proba bat eskatzen dut zerbitzariake. </w:t>
      </w:r>
    </w:p>
    <w:p w:rsidR="00000000" w:rsidDel="00000000" w:rsidP="00000000" w:rsidRDefault="00000000" w:rsidRPr="00000000" w14:paraId="0000013E">
      <w:pPr>
        <w:ind w:left="0" w:firstLine="566.9291338582675"/>
        <w:rPr/>
      </w:pPr>
      <w:r w:rsidDel="00000000" w:rsidR="00000000" w:rsidRPr="00000000">
        <w:rPr>
          <w:rtl w:val="0"/>
        </w:rPr>
      </w:r>
    </w:p>
    <w:p w:rsidR="00000000" w:rsidDel="00000000" w:rsidP="00000000" w:rsidRDefault="00000000" w:rsidRPr="00000000" w14:paraId="0000013F">
      <w:pPr>
        <w:ind w:left="0" w:firstLine="566.9291338582675"/>
        <w:rPr/>
      </w:pPr>
      <w:r w:rsidDel="00000000" w:rsidR="00000000" w:rsidRPr="00000000">
        <w:rPr>
          <w:rtl w:val="0"/>
        </w:rPr>
        <w:t xml:space="preserve">SSHren kasuan bezeroa autentikatzea horrela egin dezakegu:</w:t>
      </w:r>
    </w:p>
    <w:p w:rsidR="00000000" w:rsidDel="00000000" w:rsidP="00000000" w:rsidRDefault="00000000" w:rsidRPr="00000000" w14:paraId="00000140">
      <w:pPr>
        <w:ind w:left="0" w:firstLine="566.9291338582675"/>
        <w:rPr/>
      </w:pPr>
      <w:r w:rsidDel="00000000" w:rsidR="00000000" w:rsidRPr="00000000">
        <w:rPr>
          <w:rtl w:val="0"/>
        </w:rPr>
      </w:r>
    </w:p>
    <w:tbl>
      <w:tblPr>
        <w:tblStyle w:val="Table11"/>
        <w:tblW w:w="85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6"/>
        <w:tblGridChange w:id="0">
          <w:tblGrid>
            <w:gridCol w:w="85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ind w:left="0" w:firstLine="566.9291338582675"/>
              <w:rPr>
                <w:b w:val="1"/>
                <w:bCs w:val="1"/>
              </w:rPr>
            </w:pPr>
            <w:r w:rsidDel="00000000" w:rsidR="00000000" w:rsidRPr="00000000">
              <w:rPr>
                <w:rtl w:val="0"/>
              </w:rPr>
              <w:t xml:space="preserve"># </w:t>
            </w:r>
            <w:r w:rsidDel="00000000" w:rsidR="00000000" w:rsidRPr="00000000">
              <w:rPr>
                <w:b w:val="1"/>
                <w:bCs w:val="1"/>
                <w:rtl w:val="0"/>
              </w:rPr>
              <w:t xml:space="preserve">ssh-keygen -t rsa</w:t>
            </w:r>
          </w:p>
          <w:p w:rsidR="00000000" w:rsidDel="00000000" w:rsidP="00000000" w:rsidRDefault="00000000" w:rsidRPr="00000000" w14:paraId="00000142">
            <w:pPr>
              <w:ind w:left="0" w:firstLine="566.9291338582675"/>
              <w:rPr>
                <w:b w:val="1"/>
                <w:bCs w:val="1"/>
              </w:rPr>
            </w:pPr>
            <w:r w:rsidDel="00000000" w:rsidR="00000000" w:rsidRPr="00000000">
              <w:rPr>
                <w:rtl w:val="0"/>
              </w:rPr>
              <w:t xml:space="preserve">Enter file in which to save the key (/home/ylo/.ssh/id_rsa): </w:t>
            </w:r>
            <w:r w:rsidDel="00000000" w:rsidR="00000000" w:rsidRPr="00000000">
              <w:rPr>
                <w:b w:val="1"/>
                <w:bCs w:val="1"/>
                <w:rtl w:val="0"/>
              </w:rPr>
              <w:t xml:space="preserve">mykey</w:t>
            </w:r>
          </w:p>
          <w:p w:rsidR="00000000" w:rsidDel="00000000" w:rsidP="00000000" w:rsidRDefault="00000000" w:rsidRPr="00000000" w14:paraId="00000143">
            <w:pPr>
              <w:ind w:left="0" w:firstLine="566.9291338582675"/>
              <w:rPr>
                <w:b w:val="1"/>
                <w:bCs w:val="1"/>
              </w:rPr>
            </w:pPr>
            <w:r w:rsidDel="00000000" w:rsidR="00000000" w:rsidRPr="00000000">
              <w:rPr>
                <w:rtl w:val="0"/>
              </w:rPr>
              <w:t xml:space="preserve">#</w:t>
            </w:r>
            <w:r w:rsidDel="00000000" w:rsidR="00000000" w:rsidRPr="00000000">
              <w:rPr>
                <w:b w:val="1"/>
                <w:bCs w:val="1"/>
                <w:rtl w:val="0"/>
              </w:rPr>
              <w:t xml:space="preserve"> ssh-copy-id -i ~/.ssh/mykey user@host</w:t>
            </w:r>
          </w:p>
        </w:tc>
      </w:tr>
    </w:tbl>
    <w:p w:rsidR="00000000" w:rsidDel="00000000" w:rsidP="00000000" w:rsidRDefault="00000000" w:rsidRPr="00000000" w14:paraId="00000144">
      <w:pPr>
        <w:ind w:left="0" w:firstLine="566.9291338582675"/>
        <w:rPr/>
      </w:pPr>
      <w:r w:rsidDel="00000000" w:rsidR="00000000" w:rsidRPr="00000000">
        <w:rPr>
          <w:rtl w:val="0"/>
        </w:rPr>
      </w:r>
    </w:p>
    <w:p w:rsidR="00000000" w:rsidDel="00000000" w:rsidP="00000000" w:rsidRDefault="00000000" w:rsidRPr="00000000" w14:paraId="00000145">
      <w:pPr>
        <w:ind w:left="0" w:firstLine="566.9291338582675"/>
        <w:rPr/>
      </w:pPr>
      <w:r w:rsidDel="00000000" w:rsidR="00000000" w:rsidRPr="00000000">
        <w:rPr>
          <w:rtl w:val="0"/>
        </w:rPr>
        <w:t xml:space="preserve">Horrekin konektatzeko:</w:t>
      </w:r>
    </w:p>
    <w:p w:rsidR="00000000" w:rsidDel="00000000" w:rsidP="00000000" w:rsidRDefault="00000000" w:rsidRPr="00000000" w14:paraId="00000146">
      <w:pPr>
        <w:ind w:left="0" w:firstLine="0"/>
        <w:rPr/>
      </w:pPr>
      <w:r w:rsidDel="00000000" w:rsidR="00000000" w:rsidRPr="00000000">
        <w:rPr>
          <w:rtl w:val="0"/>
        </w:rPr>
      </w:r>
    </w:p>
    <w:tbl>
      <w:tblPr>
        <w:tblStyle w:val="Table12"/>
        <w:tblW w:w="85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6"/>
        <w:tblGridChange w:id="0">
          <w:tblGrid>
            <w:gridCol w:w="85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ind w:left="0" w:firstLine="566.9291338582675"/>
              <w:rPr>
                <w:b w:val="1"/>
                <w:bCs w:val="1"/>
              </w:rPr>
            </w:pPr>
            <w:r w:rsidDel="00000000" w:rsidR="00000000" w:rsidRPr="00000000">
              <w:rPr>
                <w:rtl w:val="0"/>
              </w:rPr>
              <w:t xml:space="preserve"># </w:t>
            </w:r>
            <w:r w:rsidDel="00000000" w:rsidR="00000000" w:rsidRPr="00000000">
              <w:rPr>
                <w:b w:val="1"/>
                <w:bCs w:val="1"/>
                <w:rtl w:val="0"/>
              </w:rPr>
              <w:t xml:space="preserve">ssh -i ~/.ssh/mykey user@host</w:t>
            </w:r>
          </w:p>
        </w:tc>
      </w:tr>
    </w:tbl>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pPr>
      <w:r w:rsidDel="00000000" w:rsidR="00000000" w:rsidRPr="00000000">
        <w:rPr>
          <w:rtl w:val="0"/>
        </w:rPr>
        <w:t xml:space="preserve">Orain arte egindakoarekin bezeroa autenikatzen da, baina oraindik lehen aldiz konektatzen garenean SSH zerbitzariarekin gako publikoarekin fidatzeko eskatzen zaigu. Beraz, web orriekin egin dugun moduan, hori ere CAk ziurtatzea beharko genuke. Horrela egin zeakegu:</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pPr>
      <w:hyperlink r:id="rId38">
        <w:r w:rsidDel="00000000" w:rsidR="00000000" w:rsidRPr="00000000">
          <w:rPr>
            <w:color w:val="1155cc"/>
            <w:u w:val="single"/>
            <w:rtl w:val="0"/>
          </w:rPr>
          <w:t xml:space="preserve">https://www.sidechannel.blog/en/configuring-ssh-certificate-based-authentication/</w:t>
        </w:r>
      </w:hyperlink>
      <w:r w:rsidDel="00000000" w:rsidR="00000000" w:rsidRPr="00000000">
        <w:rPr>
          <w:rtl w:val="0"/>
        </w:rPr>
      </w:r>
    </w:p>
    <w:p w:rsidR="00000000" w:rsidDel="00000000" w:rsidP="00000000" w:rsidRDefault="00000000" w:rsidRPr="00000000" w14:paraId="0000014C">
      <w:pPr>
        <w:pStyle w:val="Heading1"/>
        <w:tabs>
          <w:tab w:val="left" w:leader="none" w:pos="1119.2125984251968"/>
        </w:tabs>
        <w:rPr>
          <w:color w:val="000000"/>
        </w:rPr>
      </w:pPr>
      <w:bookmarkStart w:colFirst="0" w:colLast="0" w:name="_heading=h.clqzzn89bw9w" w:id="25"/>
      <w:bookmarkEnd w:id="25"/>
      <w:r w:rsidDel="00000000" w:rsidR="00000000" w:rsidRPr="00000000">
        <w:rPr>
          <w:rtl w:val="0"/>
        </w:rPr>
        <w:t xml:space="preserve">4.</w:t>
        <w:tab/>
      </w:r>
      <w:r w:rsidDel="00000000" w:rsidR="00000000" w:rsidRPr="00000000">
        <w:rPr>
          <w:color w:val="000000"/>
          <w:rtl w:val="0"/>
        </w:rPr>
        <w:t xml:space="preserve">Sarbideen kudeaketa. NACak</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ind w:left="283.46456692913375" w:firstLine="283.46456692913375"/>
        <w:rPr/>
      </w:pPr>
      <w:r w:rsidDel="00000000" w:rsidR="00000000" w:rsidRPr="00000000">
        <w:rPr>
          <w:rtl w:val="0"/>
        </w:rPr>
        <w:t xml:space="preserve">Network Access Control edo Sarera Sartzeko Kudeaketa Sistemak: Sare kontuetan identifikazioarekin lotura duen teknologia honek, erabiltzaileen baimenak soilik kontrolatu ordez, ekipoen baimenak ere kontrolatzen ditu, politika ezberdinen bidez. Modu honetan sare barruan eman daitezkeen arazoak ekidin edo gutxitu daitezke.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heading=h.4n947y595e4l" w:id="26"/>
      <w:bookmarkEnd w:id="26"/>
      <w:r w:rsidDel="00000000" w:rsidR="00000000" w:rsidRPr="00000000">
        <w:rPr>
          <w:rtl w:val="0"/>
        </w:rPr>
        <w:t xml:space="preserve">4.1</w:t>
        <w:tab/>
        <w:t xml:space="preserve">Kontzeptu teorikoak</w:t>
      </w:r>
    </w:p>
    <w:p w:rsidR="00000000" w:rsidDel="00000000" w:rsidP="00000000" w:rsidRDefault="00000000" w:rsidRPr="00000000" w14:paraId="00000151">
      <w:pPr>
        <w:rPr/>
      </w:pPr>
      <w:r w:rsidDel="00000000" w:rsidR="00000000" w:rsidRPr="00000000">
        <w:rPr>
          <w:rtl w:val="0"/>
        </w:rPr>
        <w:t xml:space="preserve">NAC batetek nola funtzionatzen duen ezartzen duten aldagai batzuk ondokoak dira:</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numPr>
          <w:ilvl w:val="0"/>
          <w:numId w:val="4"/>
        </w:numPr>
        <w:ind w:left="1440" w:hanging="360"/>
      </w:pPr>
      <w:r w:rsidDel="00000000" w:rsidR="00000000" w:rsidRPr="00000000">
        <w:rPr>
          <w:rtl w:val="0"/>
        </w:rPr>
        <w:t xml:space="preserve">Agenterekin edo agente gabe:</w:t>
      </w:r>
    </w:p>
    <w:p w:rsidR="00000000" w:rsidDel="00000000" w:rsidP="00000000" w:rsidRDefault="00000000" w:rsidRPr="00000000" w14:paraId="00000154">
      <w:pPr>
        <w:ind w:left="1440" w:firstLine="0"/>
        <w:rPr/>
      </w:pPr>
      <w:r w:rsidDel="00000000" w:rsidR="00000000" w:rsidRPr="00000000">
        <w:rPr>
          <w:rtl w:val="0"/>
        </w:rPr>
      </w:r>
    </w:p>
    <w:p w:rsidR="00000000" w:rsidDel="00000000" w:rsidP="00000000" w:rsidRDefault="00000000" w:rsidRPr="00000000" w14:paraId="00000155">
      <w:pPr>
        <w:numPr>
          <w:ilvl w:val="1"/>
          <w:numId w:val="4"/>
        </w:numPr>
        <w:ind w:left="2160" w:hanging="360"/>
        <w:rPr>
          <w:u w:val="none"/>
        </w:rPr>
      </w:pPr>
      <w:r w:rsidDel="00000000" w:rsidR="00000000" w:rsidRPr="00000000">
        <w:rPr>
          <w:rtl w:val="0"/>
        </w:rPr>
        <w:t xml:space="preserve">Agentearekin: ekipoetan programatxo batek kontrolatzen du ekipoaren egoera eta horrek egiten du lotura NAC sistemarekin.</w:t>
      </w:r>
    </w:p>
    <w:p w:rsidR="00000000" w:rsidDel="00000000" w:rsidP="00000000" w:rsidRDefault="00000000" w:rsidRPr="00000000" w14:paraId="00000156">
      <w:pPr>
        <w:ind w:left="2160" w:firstLine="0"/>
        <w:rPr/>
      </w:pPr>
      <w:r w:rsidDel="00000000" w:rsidR="00000000" w:rsidRPr="00000000">
        <w:rPr>
          <w:rtl w:val="0"/>
        </w:rPr>
      </w:r>
    </w:p>
    <w:p w:rsidR="00000000" w:rsidDel="00000000" w:rsidP="00000000" w:rsidRDefault="00000000" w:rsidRPr="00000000" w14:paraId="00000157">
      <w:pPr>
        <w:numPr>
          <w:ilvl w:val="1"/>
          <w:numId w:val="4"/>
        </w:numPr>
        <w:ind w:left="2160" w:hanging="360"/>
        <w:rPr>
          <w:u w:val="none"/>
        </w:rPr>
      </w:pPr>
      <w:r w:rsidDel="00000000" w:rsidR="00000000" w:rsidRPr="00000000">
        <w:rPr>
          <w:rtl w:val="0"/>
        </w:rPr>
        <w:t xml:space="preserve">Agenterik gabe: NACak sarea aztetuz eta ekipoek berez ematen dioten informazioa aztertuz egiten du lan.</w:t>
      </w:r>
    </w:p>
    <w:p w:rsidR="00000000" w:rsidDel="00000000" w:rsidP="00000000" w:rsidRDefault="00000000" w:rsidRPr="00000000" w14:paraId="00000158">
      <w:pPr>
        <w:ind w:left="2160" w:firstLine="0"/>
        <w:rPr/>
      </w:pPr>
      <w:r w:rsidDel="00000000" w:rsidR="00000000" w:rsidRPr="00000000">
        <w:rPr>
          <w:rtl w:val="0"/>
        </w:rPr>
      </w:r>
    </w:p>
    <w:p w:rsidR="00000000" w:rsidDel="00000000" w:rsidP="00000000" w:rsidRDefault="00000000" w:rsidRPr="00000000" w14:paraId="00000159">
      <w:pPr>
        <w:numPr>
          <w:ilvl w:val="0"/>
          <w:numId w:val="4"/>
        </w:numPr>
        <w:ind w:left="1440" w:hanging="360"/>
        <w:rPr>
          <w:u w:val="none"/>
        </w:rPr>
      </w:pPr>
      <w:r w:rsidDel="00000000" w:rsidR="00000000" w:rsidRPr="00000000">
        <w:rPr>
          <w:rtl w:val="0"/>
        </w:rPr>
        <w:t xml:space="preserve"> Lana bi fasetan:</w:t>
      </w:r>
    </w:p>
    <w:p w:rsidR="00000000" w:rsidDel="00000000" w:rsidP="00000000" w:rsidRDefault="00000000" w:rsidRPr="00000000" w14:paraId="0000015A">
      <w:pPr>
        <w:ind w:left="0" w:firstLine="0"/>
        <w:rPr/>
      </w:pPr>
      <w:r w:rsidDel="00000000" w:rsidR="00000000" w:rsidRPr="00000000">
        <w:rPr>
          <w:rtl w:val="0"/>
        </w:rPr>
      </w:r>
    </w:p>
    <w:p w:rsidR="00000000" w:rsidDel="00000000" w:rsidP="00000000" w:rsidRDefault="00000000" w:rsidRPr="00000000" w14:paraId="0000015B">
      <w:pPr>
        <w:numPr>
          <w:ilvl w:val="1"/>
          <w:numId w:val="4"/>
        </w:numPr>
        <w:ind w:left="2160" w:hanging="360"/>
        <w:rPr>
          <w:u w:val="none"/>
        </w:rPr>
      </w:pPr>
      <w:r w:rsidDel="00000000" w:rsidR="00000000" w:rsidRPr="00000000">
        <w:rPr>
          <w:rtl w:val="0"/>
        </w:rPr>
        <w:t xml:space="preserve">Sarrera sarbidea eman aurretik: sarrera eman edo ez erabakitzako konprobaketak egiten ditu.</w:t>
      </w:r>
    </w:p>
    <w:p w:rsidR="00000000" w:rsidDel="00000000" w:rsidP="00000000" w:rsidRDefault="00000000" w:rsidRPr="00000000" w14:paraId="0000015C">
      <w:pPr>
        <w:ind w:left="2160" w:firstLine="0"/>
        <w:rPr/>
      </w:pPr>
      <w:r w:rsidDel="00000000" w:rsidR="00000000" w:rsidRPr="00000000">
        <w:rPr>
          <w:rtl w:val="0"/>
        </w:rPr>
      </w:r>
    </w:p>
    <w:p w:rsidR="00000000" w:rsidDel="00000000" w:rsidP="00000000" w:rsidRDefault="00000000" w:rsidRPr="00000000" w14:paraId="0000015D">
      <w:pPr>
        <w:numPr>
          <w:ilvl w:val="1"/>
          <w:numId w:val="4"/>
        </w:numPr>
        <w:ind w:left="2160" w:hanging="360"/>
        <w:rPr>
          <w:u w:val="none"/>
        </w:rPr>
      </w:pPr>
      <w:r w:rsidDel="00000000" w:rsidR="00000000" w:rsidRPr="00000000">
        <w:rPr>
          <w:rtl w:val="0"/>
        </w:rPr>
        <w:t xml:space="preserve">Sarbidea eman ondoren: erabiltzaile eta ekipoen portaera aztertzen da eta horren arabera erabakiako ekintzak burutu.</w:t>
      </w:r>
    </w:p>
    <w:p w:rsidR="00000000" w:rsidDel="00000000" w:rsidP="00000000" w:rsidRDefault="00000000" w:rsidRPr="00000000" w14:paraId="0000015E">
      <w:pPr>
        <w:ind w:left="0" w:firstLine="0"/>
        <w:rPr/>
      </w:pPr>
      <w:r w:rsidDel="00000000" w:rsidR="00000000" w:rsidRPr="00000000">
        <w:rPr>
          <w:rtl w:val="0"/>
        </w:rPr>
      </w:r>
    </w:p>
    <w:p w:rsidR="00000000" w:rsidDel="00000000" w:rsidP="00000000" w:rsidRDefault="00000000" w:rsidRPr="00000000" w14:paraId="0000015F">
      <w:pPr>
        <w:numPr>
          <w:ilvl w:val="0"/>
          <w:numId w:val="4"/>
        </w:numPr>
        <w:ind w:left="1440" w:hanging="360"/>
        <w:rPr>
          <w:u w:val="none"/>
        </w:rPr>
      </w:pPr>
      <w:r w:rsidDel="00000000" w:rsidR="00000000" w:rsidRPr="00000000">
        <w:rPr>
          <w:rtl w:val="0"/>
        </w:rPr>
        <w:t xml:space="preserve">Burutu ditzakeen ekintza batzuk:</w:t>
      </w:r>
    </w:p>
    <w:p w:rsidR="00000000" w:rsidDel="00000000" w:rsidP="00000000" w:rsidRDefault="00000000" w:rsidRPr="00000000" w14:paraId="00000160">
      <w:pPr>
        <w:ind w:left="0" w:firstLine="0"/>
        <w:rPr/>
      </w:pPr>
      <w:r w:rsidDel="00000000" w:rsidR="00000000" w:rsidRPr="00000000">
        <w:rPr>
          <w:rtl w:val="0"/>
        </w:rPr>
      </w:r>
    </w:p>
    <w:p w:rsidR="00000000" w:rsidDel="00000000" w:rsidP="00000000" w:rsidRDefault="00000000" w:rsidRPr="00000000" w14:paraId="00000161">
      <w:pPr>
        <w:numPr>
          <w:ilvl w:val="1"/>
          <w:numId w:val="4"/>
        </w:numPr>
        <w:ind w:left="2160" w:hanging="360"/>
        <w:rPr>
          <w:u w:val="none"/>
        </w:rPr>
      </w:pPr>
      <w:r w:rsidDel="00000000" w:rsidR="00000000" w:rsidRPr="00000000">
        <w:rPr>
          <w:rtl w:val="0"/>
        </w:rPr>
        <w:t xml:space="preserve">Sarrera debekatu, azpisare batzuetara edo guztietara.</w:t>
      </w:r>
    </w:p>
    <w:p w:rsidR="00000000" w:rsidDel="00000000" w:rsidP="00000000" w:rsidRDefault="00000000" w:rsidRPr="00000000" w14:paraId="00000162">
      <w:pPr>
        <w:ind w:left="2160" w:firstLine="0"/>
        <w:rPr/>
      </w:pPr>
      <w:r w:rsidDel="00000000" w:rsidR="00000000" w:rsidRPr="00000000">
        <w:rPr>
          <w:rtl w:val="0"/>
        </w:rPr>
      </w:r>
    </w:p>
    <w:p w:rsidR="00000000" w:rsidDel="00000000" w:rsidP="00000000" w:rsidRDefault="00000000" w:rsidRPr="00000000" w14:paraId="00000163">
      <w:pPr>
        <w:numPr>
          <w:ilvl w:val="1"/>
          <w:numId w:val="4"/>
        </w:numPr>
        <w:ind w:left="2160" w:hanging="360"/>
        <w:rPr>
          <w:u w:val="none"/>
        </w:rPr>
      </w:pPr>
      <w:r w:rsidDel="00000000" w:rsidR="00000000" w:rsidRPr="00000000">
        <w:rPr>
          <w:rtl w:val="0"/>
        </w:rPr>
        <w:t xml:space="preserve">VLAN desberdin batera mugitu edo bestelako kuarentena ekintzaren bat burutu. </w:t>
      </w:r>
    </w:p>
    <w:p w:rsidR="00000000" w:rsidDel="00000000" w:rsidP="00000000" w:rsidRDefault="00000000" w:rsidRPr="00000000" w14:paraId="00000164">
      <w:pPr>
        <w:ind w:left="2160" w:firstLine="0"/>
        <w:rPr/>
      </w:pPr>
      <w:r w:rsidDel="00000000" w:rsidR="00000000" w:rsidRPr="00000000">
        <w:rPr>
          <w:rtl w:val="0"/>
        </w:rPr>
      </w:r>
    </w:p>
    <w:p w:rsidR="00000000" w:rsidDel="00000000" w:rsidP="00000000" w:rsidRDefault="00000000" w:rsidRPr="00000000" w14:paraId="00000165">
      <w:pPr>
        <w:numPr>
          <w:ilvl w:val="1"/>
          <w:numId w:val="4"/>
        </w:numPr>
        <w:ind w:left="2160" w:hanging="360"/>
        <w:rPr>
          <w:u w:val="none"/>
        </w:rPr>
      </w:pPr>
      <w:r w:rsidDel="00000000" w:rsidR="00000000" w:rsidRPr="00000000">
        <w:rPr>
          <w:rtl w:val="0"/>
        </w:rPr>
        <w:t xml:space="preserve">Baimenak mugatu</w:t>
      </w:r>
    </w:p>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2"/>
        <w:rPr/>
      </w:pPr>
      <w:bookmarkStart w:colFirst="0" w:colLast="0" w:name="_heading=h.8iijxei01yy" w:id="27"/>
      <w:bookmarkEnd w:id="27"/>
      <w:r w:rsidDel="00000000" w:rsidR="00000000" w:rsidRPr="00000000">
        <w:rPr>
          <w:rtl w:val="0"/>
        </w:rPr>
        <w:t xml:space="preserve">4.2</w:t>
        <w:tab/>
        <w:t xml:space="preserve">Adibide praktiko bat</w:t>
      </w:r>
    </w:p>
    <w:p w:rsidR="00000000" w:rsidDel="00000000" w:rsidP="00000000" w:rsidRDefault="00000000" w:rsidRPr="00000000" w14:paraId="00000168">
      <w:pPr>
        <w:ind w:left="0" w:firstLine="566.9291338582675"/>
        <w:rPr/>
      </w:pPr>
      <w:r w:rsidDel="00000000" w:rsidR="00000000" w:rsidRPr="00000000">
        <w:rPr>
          <w:rtl w:val="0"/>
        </w:rPr>
        <w:t xml:space="preserve">PacketFense software libreko NACa erabiliko dugu adibide honetan:</w:t>
      </w:r>
    </w:p>
    <w:p w:rsidR="00000000" w:rsidDel="00000000" w:rsidP="00000000" w:rsidRDefault="00000000" w:rsidRPr="00000000" w14:paraId="00000169">
      <w:pPr>
        <w:ind w:left="0" w:firstLine="566.9291338582675"/>
        <w:rPr/>
      </w:pPr>
      <w:r w:rsidDel="00000000" w:rsidR="00000000" w:rsidRPr="00000000">
        <w:rPr>
          <w:rtl w:val="0"/>
        </w:rPr>
      </w:r>
    </w:p>
    <w:p w:rsidR="00000000" w:rsidDel="00000000" w:rsidP="00000000" w:rsidRDefault="00000000" w:rsidRPr="00000000" w14:paraId="0000016A">
      <w:pPr>
        <w:numPr>
          <w:ilvl w:val="0"/>
          <w:numId w:val="2"/>
        </w:numPr>
        <w:ind w:left="1440" w:hanging="360"/>
        <w:rPr>
          <w:u w:val="none"/>
        </w:rPr>
      </w:pPr>
      <w:r w:rsidDel="00000000" w:rsidR="00000000" w:rsidRPr="00000000">
        <w:rPr>
          <w:rtl w:val="0"/>
        </w:rPr>
        <w:t xml:space="preserve">ZEN bertsioa deskargatu eta erabiliko dugu. OVA bat denez makina bat lortuko dugu hortik abiatuta (beherago proxmoxen nola egin):</w:t>
      </w:r>
    </w:p>
    <w:p w:rsidR="00000000" w:rsidDel="00000000" w:rsidP="00000000" w:rsidRDefault="00000000" w:rsidRPr="00000000" w14:paraId="0000016B">
      <w:pPr>
        <w:ind w:left="1440" w:firstLine="0"/>
        <w:rPr/>
      </w:pPr>
      <w:r w:rsidDel="00000000" w:rsidR="00000000" w:rsidRPr="00000000">
        <w:rPr>
          <w:rtl w:val="0"/>
        </w:rPr>
      </w:r>
    </w:p>
    <w:p w:rsidR="00000000" w:rsidDel="00000000" w:rsidP="00000000" w:rsidRDefault="00000000" w:rsidRPr="00000000" w14:paraId="0000016C">
      <w:pPr>
        <w:numPr>
          <w:ilvl w:val="1"/>
          <w:numId w:val="2"/>
        </w:numPr>
        <w:ind w:left="2160" w:hanging="360"/>
        <w:rPr>
          <w:u w:val="none"/>
        </w:rPr>
      </w:pPr>
      <w:r w:rsidDel="00000000" w:rsidR="00000000" w:rsidRPr="00000000">
        <w:rPr>
          <w:rtl w:val="0"/>
        </w:rPr>
        <w:t xml:space="preserve">Inportatzea aukeratu:</w:t>
      </w:r>
    </w:p>
    <w:p w:rsidR="00000000" w:rsidDel="00000000" w:rsidP="00000000" w:rsidRDefault="00000000" w:rsidRPr="00000000" w14:paraId="0000016D">
      <w:pPr>
        <w:ind w:left="0" w:firstLine="0"/>
        <w:rPr/>
      </w:pPr>
      <w:r w:rsidDel="00000000" w:rsidR="00000000" w:rsidRPr="00000000">
        <w:rPr>
          <w:rtl w:val="0"/>
        </w:rPr>
      </w:r>
    </w:p>
    <w:p w:rsidR="00000000" w:rsidDel="00000000" w:rsidP="00000000" w:rsidRDefault="00000000" w:rsidRPr="00000000" w14:paraId="0000016E">
      <w:pPr>
        <w:ind w:left="0" w:firstLine="0"/>
        <w:rPr/>
      </w:pPr>
      <w:r w:rsidDel="00000000" w:rsidR="00000000" w:rsidRPr="00000000">
        <w:rPr/>
        <w:drawing>
          <wp:inline distB="114300" distT="114300" distL="114300" distR="114300">
            <wp:extent cx="5400000" cy="660400"/>
            <wp:effectExtent b="0" l="0" r="0" t="0"/>
            <wp:docPr id="233"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4000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ind w:left="1440" w:firstLine="0"/>
        <w:rPr/>
      </w:pPr>
      <w:r w:rsidDel="00000000" w:rsidR="00000000" w:rsidRPr="00000000">
        <w:rPr>
          <w:rtl w:val="0"/>
        </w:rPr>
      </w:r>
    </w:p>
    <w:p w:rsidR="00000000" w:rsidDel="00000000" w:rsidP="00000000" w:rsidRDefault="00000000" w:rsidRPr="00000000" w14:paraId="00000170">
      <w:pPr>
        <w:numPr>
          <w:ilvl w:val="1"/>
          <w:numId w:val="2"/>
        </w:numPr>
        <w:ind w:left="2160" w:hanging="360"/>
      </w:pPr>
      <w:r w:rsidDel="00000000" w:rsidR="00000000" w:rsidRPr="00000000">
        <w:rPr>
          <w:rtl w:val="0"/>
        </w:rPr>
        <w:t xml:space="preserve">Lehen leihoan dagokion ova fitxategia aukeratu ostean, “next” eman eta hurrengo leiho honetan gure CPU eta RAM aukerak egokitu ostean inportatzea bukatu:</w:t>
      </w:r>
    </w:p>
    <w:p w:rsidR="00000000" w:rsidDel="00000000" w:rsidP="00000000" w:rsidRDefault="00000000" w:rsidRPr="00000000" w14:paraId="00000171">
      <w:pPr>
        <w:ind w:left="2160" w:firstLine="0"/>
        <w:rPr/>
      </w:pPr>
      <w:r w:rsidDel="00000000" w:rsidR="00000000" w:rsidRPr="00000000">
        <w:rPr>
          <w:rtl w:val="0"/>
        </w:rPr>
      </w:r>
    </w:p>
    <w:p w:rsidR="00000000" w:rsidDel="00000000" w:rsidP="00000000" w:rsidRDefault="00000000" w:rsidRPr="00000000" w14:paraId="00000172">
      <w:pPr>
        <w:ind w:left="0" w:firstLine="0"/>
        <w:rPr/>
      </w:pPr>
      <w:r w:rsidDel="00000000" w:rsidR="00000000" w:rsidRPr="00000000">
        <w:rPr/>
        <w:drawing>
          <wp:inline distB="114300" distT="114300" distL="114300" distR="114300">
            <wp:extent cx="5400000" cy="4152900"/>
            <wp:effectExtent b="0" l="0" r="0" t="0"/>
            <wp:docPr id="230"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54000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ind w:left="0" w:firstLine="0"/>
        <w:rPr/>
      </w:pPr>
      <w:r w:rsidDel="00000000" w:rsidR="00000000" w:rsidRPr="00000000">
        <w:rPr>
          <w:rtl w:val="0"/>
        </w:rPr>
      </w:r>
    </w:p>
    <w:p w:rsidR="00000000" w:rsidDel="00000000" w:rsidP="00000000" w:rsidRDefault="00000000" w:rsidRPr="00000000" w14:paraId="00000174">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75">
      <w:pPr>
        <w:numPr>
          <w:ilvl w:val="1"/>
          <w:numId w:val="2"/>
        </w:numPr>
        <w:ind w:left="2160" w:hanging="360"/>
        <w:rPr>
          <w:u w:val="none"/>
        </w:rPr>
      </w:pPr>
      <w:r w:rsidDel="00000000" w:rsidR="00000000" w:rsidRPr="00000000">
        <w:rPr>
          <w:rtl w:val="0"/>
        </w:rPr>
        <w:t xml:space="preserve"> Sareko konfigurazioa egokitu (bakoitzak behar duenari):</w:t>
      </w:r>
    </w:p>
    <w:p w:rsidR="00000000" w:rsidDel="00000000" w:rsidP="00000000" w:rsidRDefault="00000000" w:rsidRPr="00000000" w14:paraId="00000176">
      <w:pPr>
        <w:ind w:left="2160" w:firstLine="0"/>
        <w:rPr/>
      </w:pPr>
      <w:r w:rsidDel="00000000" w:rsidR="00000000" w:rsidRPr="00000000">
        <w:rPr>
          <w:rtl w:val="0"/>
        </w:rPr>
      </w:r>
    </w:p>
    <w:p w:rsidR="00000000" w:rsidDel="00000000" w:rsidP="00000000" w:rsidRDefault="00000000" w:rsidRPr="00000000" w14:paraId="00000177">
      <w:pPr>
        <w:ind w:left="0" w:firstLine="0"/>
        <w:rPr/>
      </w:pPr>
      <w:r w:rsidDel="00000000" w:rsidR="00000000" w:rsidRPr="00000000">
        <w:rPr>
          <w:rtl w:val="0"/>
        </w:rPr>
      </w:r>
    </w:p>
    <w:p w:rsidR="00000000" w:rsidDel="00000000" w:rsidP="00000000" w:rsidRDefault="00000000" w:rsidRPr="00000000" w14:paraId="00000178">
      <w:pPr>
        <w:ind w:left="0" w:firstLine="0"/>
        <w:rPr/>
      </w:pPr>
      <w:r w:rsidDel="00000000" w:rsidR="00000000" w:rsidRPr="00000000">
        <w:rPr/>
        <w:drawing>
          <wp:inline distB="114300" distT="114300" distL="114300" distR="114300">
            <wp:extent cx="5400000" cy="3911600"/>
            <wp:effectExtent b="0" l="0" r="0" t="0"/>
            <wp:docPr id="248" name="image31.png"/>
            <a:graphic>
              <a:graphicData uri="http://schemas.openxmlformats.org/drawingml/2006/picture">
                <pic:pic>
                  <pic:nvPicPr>
                    <pic:cNvPr id="0" name="image31.png"/>
                    <pic:cNvPicPr preferRelativeResize="0"/>
                  </pic:nvPicPr>
                  <pic:blipFill>
                    <a:blip r:embed="rId41"/>
                    <a:srcRect b="0" l="0" r="0" t="0"/>
                    <a:stretch>
                      <a:fillRect/>
                    </a:stretch>
                  </pic:blipFill>
                  <pic:spPr>
                    <a:xfrm>
                      <a:off x="0" y="0"/>
                      <a:ext cx="54000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ind w:left="0" w:firstLine="0"/>
        <w:rPr/>
      </w:pPr>
      <w:r w:rsidDel="00000000" w:rsidR="00000000" w:rsidRPr="00000000">
        <w:rPr>
          <w:rtl w:val="0"/>
        </w:rPr>
        <w:tab/>
      </w:r>
    </w:p>
    <w:p w:rsidR="00000000" w:rsidDel="00000000" w:rsidP="00000000" w:rsidRDefault="00000000" w:rsidRPr="00000000" w14:paraId="0000017A">
      <w:pPr>
        <w:numPr>
          <w:ilvl w:val="0"/>
          <w:numId w:val="2"/>
        </w:numPr>
        <w:ind w:left="1440" w:hanging="360"/>
      </w:pPr>
      <w:r w:rsidDel="00000000" w:rsidR="00000000" w:rsidRPr="00000000">
        <w:rPr>
          <w:rtl w:val="0"/>
        </w:rPr>
        <w:t xml:space="preserve">Aurreko gauza bera proxmoxen:</w:t>
      </w:r>
    </w:p>
    <w:p w:rsidR="00000000" w:rsidDel="00000000" w:rsidP="00000000" w:rsidRDefault="00000000" w:rsidRPr="00000000" w14:paraId="0000017B">
      <w:pPr>
        <w:ind w:left="0" w:firstLine="0"/>
        <w:rPr/>
      </w:pPr>
      <w:r w:rsidDel="00000000" w:rsidR="00000000" w:rsidRPr="00000000">
        <w:rPr>
          <w:rtl w:val="0"/>
        </w:rPr>
      </w:r>
    </w:p>
    <w:p w:rsidR="00000000" w:rsidDel="00000000" w:rsidP="00000000" w:rsidRDefault="00000000" w:rsidRPr="00000000" w14:paraId="0000017C">
      <w:pPr>
        <w:numPr>
          <w:ilvl w:val="0"/>
          <w:numId w:val="1"/>
        </w:numPr>
        <w:ind w:left="2160" w:hanging="360"/>
      </w:pPr>
      <w:r w:rsidDel="00000000" w:rsidR="00000000" w:rsidRPr="00000000">
        <w:rPr>
          <w:rtl w:val="0"/>
        </w:rPr>
        <w:t xml:space="preserve">OVA deskargatu.</w:t>
      </w:r>
    </w:p>
    <w:p w:rsidR="00000000" w:rsidDel="00000000" w:rsidP="00000000" w:rsidRDefault="00000000" w:rsidRPr="00000000" w14:paraId="0000017D">
      <w:pPr>
        <w:numPr>
          <w:ilvl w:val="0"/>
          <w:numId w:val="1"/>
        </w:numPr>
        <w:ind w:left="2160" w:hanging="360"/>
      </w:pPr>
      <w:r w:rsidDel="00000000" w:rsidR="00000000" w:rsidRPr="00000000">
        <w:rPr>
          <w:rtl w:val="0"/>
        </w:rPr>
        <w:t xml:space="preserve">OVA deskonprimitu (horretarako kasu batzuetan extensioa .iso edo .zip jarri beharko da)</w:t>
      </w:r>
    </w:p>
    <w:p w:rsidR="00000000" w:rsidDel="00000000" w:rsidP="00000000" w:rsidRDefault="00000000" w:rsidRPr="00000000" w14:paraId="0000017E">
      <w:pPr>
        <w:numPr>
          <w:ilvl w:val="0"/>
          <w:numId w:val="1"/>
        </w:numPr>
        <w:ind w:left="2160" w:hanging="360"/>
      </w:pPr>
      <w:r w:rsidDel="00000000" w:rsidR="00000000" w:rsidRPr="00000000">
        <w:rPr>
          <w:rtl w:val="0"/>
        </w:rPr>
        <w:t xml:space="preserve">Proxmoxen makina birtuala sortu</w:t>
      </w:r>
    </w:p>
    <w:p w:rsidR="00000000" w:rsidDel="00000000" w:rsidP="00000000" w:rsidRDefault="00000000" w:rsidRPr="00000000" w14:paraId="0000017F">
      <w:pPr>
        <w:numPr>
          <w:ilvl w:val="0"/>
          <w:numId w:val="1"/>
        </w:numPr>
        <w:ind w:left="2160" w:hanging="360"/>
        <w:rPr>
          <w:u w:val="none"/>
        </w:rPr>
      </w:pPr>
      <w:r w:rsidDel="00000000" w:rsidR="00000000" w:rsidRPr="00000000">
        <w:rPr>
          <w:rtl w:val="0"/>
        </w:rPr>
        <w:t xml:space="preserve">Igo .vmdk fitxategia makinaren direktoriora</w:t>
      </w:r>
    </w:p>
    <w:p w:rsidR="00000000" w:rsidDel="00000000" w:rsidP="00000000" w:rsidRDefault="00000000" w:rsidRPr="00000000" w14:paraId="00000180">
      <w:pPr>
        <w:numPr>
          <w:ilvl w:val="0"/>
          <w:numId w:val="1"/>
        </w:numPr>
        <w:ind w:left="2160" w:hanging="360"/>
      </w:pPr>
      <w:r w:rsidDel="00000000" w:rsidR="00000000" w:rsidRPr="00000000">
        <w:rPr>
          <w:rtl w:val="0"/>
        </w:rPr>
        <w:t xml:space="preserve">Gehitu OVAtik ateratako diskoa gure makinari:</w:t>
      </w:r>
    </w:p>
    <w:p w:rsidR="00000000" w:rsidDel="00000000" w:rsidP="00000000" w:rsidRDefault="00000000" w:rsidRPr="00000000" w14:paraId="00000181">
      <w:pPr>
        <w:ind w:left="0" w:firstLine="0"/>
        <w:rPr/>
      </w:pPr>
      <w:r w:rsidDel="00000000" w:rsidR="00000000" w:rsidRPr="00000000">
        <w:rPr>
          <w:rtl w:val="0"/>
        </w:rPr>
      </w:r>
    </w:p>
    <w:tbl>
      <w:tblPr>
        <w:tblStyle w:val="Table13"/>
        <w:tblW w:w="6390.0" w:type="dxa"/>
        <w:jc w:val="left"/>
        <w:tblInd w:w="2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90"/>
        <w:tblGridChange w:id="0">
          <w:tblGrid>
            <w:gridCol w:w="6390"/>
          </w:tblGrid>
        </w:tblGridChange>
      </w:tblGrid>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ind w:left="0" w:firstLine="0"/>
              <w:rPr>
                <w:b w:val="1"/>
                <w:bCs w:val="1"/>
              </w:rPr>
            </w:pPr>
            <w:r w:rsidDel="00000000" w:rsidR="00000000" w:rsidRPr="00000000">
              <w:rPr>
                <w:rtl w:val="0"/>
              </w:rPr>
              <w:t xml:space="preserve">qm importdisk 101 ovatik_lortutako_diskoa.vmdk local-lvm</w:t>
            </w:r>
            <w:r w:rsidDel="00000000" w:rsidR="00000000" w:rsidRPr="00000000">
              <w:rPr>
                <w:rtl w:val="0"/>
              </w:rPr>
            </w:r>
          </w:p>
        </w:tc>
      </w:tr>
    </w:tbl>
    <w:p w:rsidR="00000000" w:rsidDel="00000000" w:rsidP="00000000" w:rsidRDefault="00000000" w:rsidRPr="00000000" w14:paraId="00000183">
      <w:pPr>
        <w:ind w:left="0" w:firstLine="0"/>
        <w:rPr>
          <w:highlight w:val="yellow"/>
        </w:rPr>
      </w:pPr>
      <w:r w:rsidDel="00000000" w:rsidR="00000000" w:rsidRPr="00000000">
        <w:rPr>
          <w:rtl w:val="0"/>
        </w:rPr>
      </w:r>
    </w:p>
    <w:p w:rsidR="00000000" w:rsidDel="00000000" w:rsidP="00000000" w:rsidRDefault="00000000" w:rsidRPr="00000000" w14:paraId="00000184">
      <w:pPr>
        <w:ind w:left="0" w:firstLine="0"/>
        <w:rPr/>
      </w:pPr>
      <w:r w:rsidDel="00000000" w:rsidR="00000000" w:rsidRPr="00000000">
        <w:rPr>
          <w:rtl w:val="0"/>
        </w:rPr>
      </w:r>
    </w:p>
    <w:p w:rsidR="00000000" w:rsidDel="00000000" w:rsidP="00000000" w:rsidRDefault="00000000" w:rsidRPr="00000000" w14:paraId="00000185">
      <w:pPr>
        <w:ind w:left="0" w:firstLine="0"/>
        <w:rPr/>
      </w:pPr>
      <w:r w:rsidDel="00000000" w:rsidR="00000000" w:rsidRPr="00000000">
        <w:rPr>
          <w:rtl w:val="0"/>
        </w:rPr>
      </w:r>
    </w:p>
    <w:p w:rsidR="00000000" w:rsidDel="00000000" w:rsidP="00000000" w:rsidRDefault="00000000" w:rsidRPr="00000000" w14:paraId="00000186">
      <w:pPr>
        <w:numPr>
          <w:ilvl w:val="0"/>
          <w:numId w:val="2"/>
        </w:numPr>
        <w:ind w:left="1440" w:hanging="360"/>
      </w:pPr>
      <w:r w:rsidDel="00000000" w:rsidR="00000000" w:rsidRPr="00000000">
        <w:rPr>
          <w:rtl w:val="0"/>
        </w:rPr>
        <w:t xml:space="preserve">Terminaletik ikusi makinak ze ip jaso duen eta sartu web bidez oinarrizko konfigurazioa burutzera:</w:t>
      </w:r>
    </w:p>
    <w:p w:rsidR="00000000" w:rsidDel="00000000" w:rsidP="00000000" w:rsidRDefault="00000000" w:rsidRPr="00000000" w14:paraId="00000187">
      <w:pPr>
        <w:ind w:left="1440" w:firstLine="0"/>
        <w:rPr/>
      </w:pPr>
      <w:r w:rsidDel="00000000" w:rsidR="00000000" w:rsidRPr="00000000">
        <w:rPr>
          <w:rtl w:val="0"/>
        </w:rPr>
      </w:r>
    </w:p>
    <w:p w:rsidR="00000000" w:rsidDel="00000000" w:rsidP="00000000" w:rsidRDefault="00000000" w:rsidRPr="00000000" w14:paraId="00000188">
      <w:pPr>
        <w:numPr>
          <w:ilvl w:val="1"/>
          <w:numId w:val="2"/>
        </w:numPr>
        <w:ind w:left="2160" w:hanging="360"/>
      </w:pPr>
      <w:r w:rsidDel="00000000" w:rsidR="00000000" w:rsidRPr="00000000">
        <w:rPr>
          <w:rtl w:val="0"/>
        </w:rPr>
        <w:t xml:space="preserve">Oinarrizko sare konfigurazioa:</w:t>
      </w:r>
    </w:p>
    <w:p w:rsidR="00000000" w:rsidDel="00000000" w:rsidP="00000000" w:rsidRDefault="00000000" w:rsidRPr="00000000" w14:paraId="00000189">
      <w:pPr>
        <w:ind w:left="0" w:firstLine="0"/>
        <w:rPr/>
      </w:pPr>
      <w:r w:rsidDel="00000000" w:rsidR="00000000" w:rsidRPr="00000000">
        <w:rPr>
          <w:rtl w:val="0"/>
        </w:rPr>
      </w:r>
    </w:p>
    <w:p w:rsidR="00000000" w:rsidDel="00000000" w:rsidP="00000000" w:rsidRDefault="00000000" w:rsidRPr="00000000" w14:paraId="0000018A">
      <w:pPr>
        <w:ind w:left="0" w:firstLine="0"/>
        <w:rPr/>
      </w:pPr>
      <w:r w:rsidDel="00000000" w:rsidR="00000000" w:rsidRPr="00000000">
        <w:rPr/>
        <w:drawing>
          <wp:inline distB="114300" distT="114300" distL="114300" distR="114300">
            <wp:extent cx="5400000" cy="2895600"/>
            <wp:effectExtent b="0" l="0" r="0" t="0"/>
            <wp:docPr id="215" name="image8.png"/>
            <a:graphic>
              <a:graphicData uri="http://schemas.openxmlformats.org/drawingml/2006/picture">
                <pic:pic>
                  <pic:nvPicPr>
                    <pic:cNvPr id="0" name="image8.png"/>
                    <pic:cNvPicPr preferRelativeResize="0"/>
                  </pic:nvPicPr>
                  <pic:blipFill>
                    <a:blip r:embed="rId42"/>
                    <a:srcRect b="0" l="0" r="0" t="0"/>
                    <a:stretch>
                      <a:fillRect/>
                    </a:stretch>
                  </pic:blipFill>
                  <pic:spPr>
                    <a:xfrm>
                      <a:off x="0" y="0"/>
                      <a:ext cx="5400000" cy="2895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8B">
      <w:pPr>
        <w:numPr>
          <w:ilvl w:val="1"/>
          <w:numId w:val="2"/>
        </w:numPr>
        <w:ind w:left="2160" w:hanging="360"/>
      </w:pPr>
      <w:r w:rsidDel="00000000" w:rsidR="00000000" w:rsidRPr="00000000">
        <w:rPr>
          <w:rtl w:val="0"/>
        </w:rPr>
        <w:t xml:space="preserve">Datubasea, logak eta administratzailearen pasahitza:</w:t>
      </w:r>
    </w:p>
    <w:p w:rsidR="00000000" w:rsidDel="00000000" w:rsidP="00000000" w:rsidRDefault="00000000" w:rsidRPr="00000000" w14:paraId="0000018C">
      <w:pPr>
        <w:ind w:left="0" w:firstLine="0"/>
        <w:rPr/>
      </w:pPr>
      <w:r w:rsidDel="00000000" w:rsidR="00000000" w:rsidRPr="00000000">
        <w:rPr>
          <w:rtl w:val="0"/>
        </w:rPr>
      </w:r>
    </w:p>
    <w:p w:rsidR="00000000" w:rsidDel="00000000" w:rsidP="00000000" w:rsidRDefault="00000000" w:rsidRPr="00000000" w14:paraId="0000018D">
      <w:pPr>
        <w:ind w:left="0" w:firstLine="0"/>
        <w:jc w:val="right"/>
        <w:rPr/>
      </w:pPr>
      <w:r w:rsidDel="00000000" w:rsidR="00000000" w:rsidRPr="00000000">
        <w:rPr/>
        <w:drawing>
          <wp:inline distB="114300" distT="114300" distL="114300" distR="114300">
            <wp:extent cx="4749638" cy="5073476"/>
            <wp:effectExtent b="0" l="0" r="0" t="0"/>
            <wp:docPr id="234"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4749638" cy="5073476"/>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ind w:left="0" w:firstLine="0"/>
        <w:rPr/>
      </w:pPr>
      <w:r w:rsidDel="00000000" w:rsidR="00000000" w:rsidRPr="00000000">
        <w:rPr>
          <w:rtl w:val="0"/>
        </w:rPr>
      </w:r>
    </w:p>
    <w:p w:rsidR="00000000" w:rsidDel="00000000" w:rsidP="00000000" w:rsidRDefault="00000000" w:rsidRPr="00000000" w14:paraId="0000018F">
      <w:pPr>
        <w:numPr>
          <w:ilvl w:val="1"/>
          <w:numId w:val="2"/>
        </w:numPr>
        <w:ind w:left="2160" w:hanging="360"/>
      </w:pPr>
      <w:r w:rsidDel="00000000" w:rsidR="00000000" w:rsidRPr="00000000">
        <w:rPr>
          <w:rtl w:val="0"/>
        </w:rPr>
        <w:t xml:space="preserve">Hurrengo konfigurazioa aurreragorako utziko dugu:</w:t>
      </w:r>
    </w:p>
    <w:p w:rsidR="00000000" w:rsidDel="00000000" w:rsidP="00000000" w:rsidRDefault="00000000" w:rsidRPr="00000000" w14:paraId="00000190">
      <w:pPr>
        <w:ind w:left="0" w:firstLine="0"/>
        <w:rPr/>
      </w:pPr>
      <w:r w:rsidDel="00000000" w:rsidR="00000000" w:rsidRPr="00000000">
        <w:rPr>
          <w:rtl w:val="0"/>
        </w:rPr>
      </w:r>
    </w:p>
    <w:p w:rsidR="00000000" w:rsidDel="00000000" w:rsidP="00000000" w:rsidRDefault="00000000" w:rsidRPr="00000000" w14:paraId="00000191">
      <w:pPr>
        <w:ind w:left="0" w:firstLine="0"/>
        <w:jc w:val="right"/>
        <w:rPr/>
      </w:pPr>
      <w:r w:rsidDel="00000000" w:rsidR="00000000" w:rsidRPr="00000000">
        <w:rPr/>
        <w:drawing>
          <wp:inline distB="114300" distT="114300" distL="114300" distR="114300">
            <wp:extent cx="4800600" cy="2660332"/>
            <wp:effectExtent b="0" l="0" r="0" t="0"/>
            <wp:docPr id="243" name="image23.png"/>
            <a:graphic>
              <a:graphicData uri="http://schemas.openxmlformats.org/drawingml/2006/picture">
                <pic:pic>
                  <pic:nvPicPr>
                    <pic:cNvPr id="0" name="image23.png"/>
                    <pic:cNvPicPr preferRelativeResize="0"/>
                  </pic:nvPicPr>
                  <pic:blipFill>
                    <a:blip r:embed="rId44"/>
                    <a:srcRect b="0" l="0" r="0" t="0"/>
                    <a:stretch>
                      <a:fillRect/>
                    </a:stretch>
                  </pic:blipFill>
                  <pic:spPr>
                    <a:xfrm>
                      <a:off x="0" y="0"/>
                      <a:ext cx="4800600" cy="2660332"/>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numPr>
          <w:ilvl w:val="1"/>
          <w:numId w:val="2"/>
        </w:numPr>
        <w:ind w:left="2160" w:hanging="360"/>
      </w:pPr>
      <w:r w:rsidDel="00000000" w:rsidR="00000000" w:rsidRPr="00000000">
        <w:rPr>
          <w:rtl w:val="0"/>
        </w:rPr>
        <w:t xml:space="preserve">Gorde ondo hiru pasahitzak eta martxan jarri.</w:t>
      </w:r>
    </w:p>
    <w:p w:rsidR="00000000" w:rsidDel="00000000" w:rsidP="00000000" w:rsidRDefault="00000000" w:rsidRPr="00000000" w14:paraId="00000193">
      <w:pPr>
        <w:ind w:left="0" w:firstLine="0"/>
        <w:rPr/>
      </w:pPr>
      <w:r w:rsidDel="00000000" w:rsidR="00000000" w:rsidRPr="00000000">
        <w:rPr>
          <w:rtl w:val="0"/>
        </w:rPr>
      </w:r>
    </w:p>
    <w:p w:rsidR="00000000" w:rsidDel="00000000" w:rsidP="00000000" w:rsidRDefault="00000000" w:rsidRPr="00000000" w14:paraId="00000194">
      <w:pPr>
        <w:ind w:left="0" w:firstLine="0"/>
        <w:jc w:val="right"/>
        <w:rPr>
          <w:highlight w:val="yellow"/>
        </w:rPr>
      </w:pPr>
      <w:r w:rsidDel="00000000" w:rsidR="00000000" w:rsidRPr="00000000">
        <w:rPr/>
        <w:drawing>
          <wp:inline distB="114300" distT="114300" distL="114300" distR="114300">
            <wp:extent cx="5018588" cy="4664543"/>
            <wp:effectExtent b="0" l="0" r="0" t="0"/>
            <wp:docPr id="249" name="image26.png"/>
            <a:graphic>
              <a:graphicData uri="http://schemas.openxmlformats.org/drawingml/2006/picture">
                <pic:pic>
                  <pic:nvPicPr>
                    <pic:cNvPr id="0" name="image26.png"/>
                    <pic:cNvPicPr preferRelativeResize="0"/>
                  </pic:nvPicPr>
                  <pic:blipFill>
                    <a:blip r:embed="rId45"/>
                    <a:srcRect b="0" l="0" r="0" t="0"/>
                    <a:stretch>
                      <a:fillRect/>
                    </a:stretch>
                  </pic:blipFill>
                  <pic:spPr>
                    <a:xfrm>
                      <a:off x="0" y="0"/>
                      <a:ext cx="5018588" cy="4664543"/>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numPr>
          <w:ilvl w:val="1"/>
          <w:numId w:val="2"/>
        </w:numPr>
        <w:ind w:left="2160" w:hanging="360"/>
      </w:pPr>
      <w:r w:rsidDel="00000000" w:rsidR="00000000" w:rsidRPr="00000000">
        <w:rPr>
          <w:rtl w:val="0"/>
        </w:rPr>
        <w:t xml:space="preserve">Haurreko pasahitz horiez gain, sistetemako defektuzko erabiltzailea/pasahitza ondokoa da: root/p@ck3tf3nc3</w:t>
      </w:r>
    </w:p>
    <w:p w:rsidR="00000000" w:rsidDel="00000000" w:rsidP="00000000" w:rsidRDefault="00000000" w:rsidRPr="00000000" w14:paraId="00000197">
      <w:pPr>
        <w:ind w:left="0" w:firstLine="0"/>
        <w:rPr/>
      </w:pPr>
      <w:r w:rsidDel="00000000" w:rsidR="00000000" w:rsidRPr="00000000">
        <w:rPr>
          <w:rtl w:val="0"/>
        </w:rPr>
      </w:r>
    </w:p>
    <w:p w:rsidR="00000000" w:rsidDel="00000000" w:rsidP="00000000" w:rsidRDefault="00000000" w:rsidRPr="00000000" w14:paraId="00000198">
      <w:pPr>
        <w:numPr>
          <w:ilvl w:val="1"/>
          <w:numId w:val="2"/>
        </w:numPr>
        <w:ind w:left="2160" w:hanging="360"/>
      </w:pPr>
      <w:r w:rsidDel="00000000" w:rsidR="00000000" w:rsidRPr="00000000">
        <w:rPr>
          <w:rtl w:val="0"/>
        </w:rPr>
        <w:t xml:space="preserve">Konfigurazio aurreratuagoa egiteko logeatu egingo gara:</w:t>
      </w:r>
    </w:p>
    <w:p w:rsidR="00000000" w:rsidDel="00000000" w:rsidP="00000000" w:rsidRDefault="00000000" w:rsidRPr="00000000" w14:paraId="00000199">
      <w:pPr>
        <w:ind w:left="2160" w:firstLine="0"/>
        <w:rPr/>
      </w:pPr>
      <w:r w:rsidDel="00000000" w:rsidR="00000000" w:rsidRPr="00000000">
        <w:rPr>
          <w:rtl w:val="0"/>
        </w:rPr>
      </w:r>
    </w:p>
    <w:p w:rsidR="00000000" w:rsidDel="00000000" w:rsidP="00000000" w:rsidRDefault="00000000" w:rsidRPr="00000000" w14:paraId="0000019A">
      <w:pPr>
        <w:spacing w:after="240" w:lineRule="auto"/>
        <w:ind w:left="0" w:firstLine="0"/>
        <w:jc w:val="right"/>
        <w:rPr/>
      </w:pPr>
      <w:r w:rsidDel="00000000" w:rsidR="00000000" w:rsidRPr="00000000">
        <w:rPr/>
        <w:drawing>
          <wp:inline distB="114300" distT="114300" distL="114300" distR="114300">
            <wp:extent cx="4436888" cy="2329830"/>
            <wp:effectExtent b="12700" l="12700" r="12700" t="12700"/>
            <wp:docPr id="228"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4436888" cy="232983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B">
      <w:pPr>
        <w:ind w:left="0" w:firstLine="0"/>
        <w:jc w:val="left"/>
        <w:rPr/>
      </w:pPr>
      <w:r w:rsidDel="00000000" w:rsidR="00000000" w:rsidRPr="00000000">
        <w:rPr>
          <w:rtl w:val="0"/>
        </w:rPr>
      </w:r>
    </w:p>
    <w:p w:rsidR="00000000" w:rsidDel="00000000" w:rsidP="00000000" w:rsidRDefault="00000000" w:rsidRPr="00000000" w14:paraId="0000019C">
      <w:pPr>
        <w:ind w:left="0" w:firstLine="0"/>
        <w:rPr/>
      </w:pPr>
      <w:r w:rsidDel="00000000" w:rsidR="00000000" w:rsidRPr="00000000">
        <w:rPr>
          <w:rtl w:val="0"/>
        </w:rPr>
      </w:r>
    </w:p>
    <w:tbl>
      <w:tblPr>
        <w:tblStyle w:val="Table14"/>
        <w:tblW w:w="85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6"/>
        <w:tblGridChange w:id="0">
          <w:tblGrid>
            <w:gridCol w:w="8506"/>
          </w:tblGrid>
        </w:tblGridChange>
      </w:tblGrid>
      <w:tr>
        <w:trPr>
          <w:cantSplit w:val="0"/>
          <w:tblHeader w:val="0"/>
        </w:trPr>
        <w:tc>
          <w:tcPr>
            <w:tcBorders>
              <w:top w:color="000000" w:space="0" w:sz="18" w:val="dashed"/>
              <w:left w:color="000000" w:space="0" w:sz="18" w:val="dashed"/>
              <w:bottom w:color="000000" w:space="0" w:sz="18" w:val="dashed"/>
              <w:right w:color="000000" w:space="0" w:sz="18" w:val="dashed"/>
            </w:tcBorders>
            <w:shd w:fill="auto" w:val="clear"/>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19D">
            <w:pPr>
              <w:widowControl w:val="0"/>
              <w:spacing w:line="240" w:lineRule="auto"/>
              <w:ind w:left="0" w:firstLine="0"/>
              <w:jc w:val="left"/>
              <w:rPr>
                <w:b w:val="1"/>
                <w:bCs w:val="1"/>
                <w:sz w:val="32"/>
                <w:szCs w:val="32"/>
              </w:rPr>
            </w:pPr>
            <w:r w:rsidDel="00000000" w:rsidR="00000000" w:rsidRPr="00000000">
              <w:rPr>
                <w:b w:val="1"/>
                <w:bCs w:val="1"/>
                <w:sz w:val="32"/>
                <w:szCs w:val="32"/>
                <w:rtl w:val="0"/>
              </w:rPr>
              <w:t xml:space="preserve">2.5 Ariketa: PacketFence konfiguratu</w:t>
            </w:r>
          </w:p>
          <w:p w:rsidR="00000000" w:rsidDel="00000000" w:rsidP="00000000" w:rsidRDefault="00000000" w:rsidRPr="00000000" w14:paraId="0000019E">
            <w:pPr>
              <w:widowControl w:val="0"/>
              <w:spacing w:line="240" w:lineRule="auto"/>
              <w:ind w:left="0" w:firstLine="0"/>
              <w:jc w:val="left"/>
              <w:rPr>
                <w:b w:val="1"/>
                <w:bCs w:val="1"/>
                <w:sz w:val="32"/>
                <w:szCs w:val="32"/>
              </w:rPr>
            </w:pPr>
            <w:r w:rsidDel="00000000" w:rsidR="00000000" w:rsidRPr="00000000">
              <w:rPr>
                <w:rtl w:val="0"/>
              </w:rPr>
            </w:r>
          </w:p>
          <w:p w:rsidR="00000000" w:rsidDel="00000000" w:rsidP="00000000" w:rsidRDefault="00000000" w:rsidRPr="00000000" w14:paraId="0000019F">
            <w:pPr>
              <w:ind w:left="0" w:firstLine="0"/>
              <w:rPr/>
            </w:pPr>
            <w:r w:rsidDel="00000000" w:rsidR="00000000" w:rsidRPr="00000000">
              <w:rPr>
                <w:rtl w:val="0"/>
              </w:rPr>
              <w:t xml:space="preserve">Eskuliburua (gehigarrietan dagoen </w:t>
            </w:r>
            <w:r w:rsidDel="00000000" w:rsidR="00000000" w:rsidRPr="00000000">
              <w:rPr>
                <w:i w:val="1"/>
                <w:iCs w:val="1"/>
                <w:rtl w:val="0"/>
              </w:rPr>
              <w:t xml:space="preserve">Installation guide </w:t>
            </w:r>
            <w:r w:rsidDel="00000000" w:rsidR="00000000" w:rsidRPr="00000000">
              <w:rPr>
                <w:rtl w:val="0"/>
              </w:rPr>
              <w:t xml:space="preserve">bereziki</w:t>
            </w:r>
            <w:r w:rsidDel="00000000" w:rsidR="00000000" w:rsidRPr="00000000">
              <w:rPr>
                <w:rtl w:val="0"/>
              </w:rPr>
              <w:t xml:space="preserve">) laguntza bezala hartuta, errepasatu PacketFencek dituen aukerak eta konfiguratu aukera ezberdinak.</w:t>
            </w:r>
          </w:p>
          <w:p w:rsidR="00000000" w:rsidDel="00000000" w:rsidP="00000000" w:rsidRDefault="00000000" w:rsidRPr="00000000" w14:paraId="000001A0">
            <w:pPr>
              <w:ind w:left="0" w:firstLine="0"/>
              <w:rPr/>
            </w:pPr>
            <w:r w:rsidDel="00000000" w:rsidR="00000000" w:rsidRPr="00000000">
              <w:rPr>
                <w:rtl w:val="0"/>
              </w:rPr>
            </w:r>
          </w:p>
          <w:p w:rsidR="00000000" w:rsidDel="00000000" w:rsidP="00000000" w:rsidRDefault="00000000" w:rsidRPr="00000000" w14:paraId="000001A1">
            <w:pPr>
              <w:ind w:left="0" w:firstLine="0"/>
              <w:rPr/>
            </w:pPr>
            <w:r w:rsidDel="00000000" w:rsidR="00000000" w:rsidRPr="00000000">
              <w:rPr>
                <w:rtl w:val="0"/>
              </w:rPr>
              <w:t xml:space="preserve">Entregatzeko:</w:t>
            </w:r>
          </w:p>
          <w:p w:rsidR="00000000" w:rsidDel="00000000" w:rsidP="00000000" w:rsidRDefault="00000000" w:rsidRPr="00000000" w14:paraId="000001A2">
            <w:pPr>
              <w:numPr>
                <w:ilvl w:val="1"/>
                <w:numId w:val="7"/>
              </w:numPr>
              <w:ind w:left="1440" w:hanging="360"/>
              <w:rPr>
                <w:u w:val="none"/>
              </w:rPr>
            </w:pPr>
            <w:r w:rsidDel="00000000" w:rsidR="00000000" w:rsidRPr="00000000">
              <w:rPr>
                <w:rtl w:val="0"/>
              </w:rPr>
              <w:t xml:space="preserve">Dokumentu bat egin dituzuen probekin.</w:t>
            </w:r>
            <w:r w:rsidDel="00000000" w:rsidR="00000000" w:rsidRPr="00000000">
              <w:rPr>
                <w:rtl w:val="0"/>
              </w:rPr>
            </w:r>
          </w:p>
        </w:tc>
      </w:tr>
    </w:tbl>
    <w:p w:rsidR="00000000" w:rsidDel="00000000" w:rsidP="00000000" w:rsidRDefault="00000000" w:rsidRPr="00000000" w14:paraId="000001A3">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A4">
      <w:pPr>
        <w:ind w:left="1417.3228346456694" w:firstLine="0"/>
        <w:rPr/>
      </w:pPr>
      <w:r w:rsidDel="00000000" w:rsidR="00000000" w:rsidRPr="00000000">
        <w:rPr>
          <w:rtl w:val="0"/>
        </w:rPr>
      </w:r>
    </w:p>
    <w:p w:rsidR="00000000" w:rsidDel="00000000" w:rsidP="00000000" w:rsidRDefault="00000000" w:rsidRPr="00000000" w14:paraId="000001A5">
      <w:pPr>
        <w:ind w:left="0" w:firstLine="0"/>
        <w:rPr/>
      </w:pPr>
      <w:r w:rsidDel="00000000" w:rsidR="00000000" w:rsidRPr="00000000">
        <w:rPr>
          <w:rtl w:val="0"/>
        </w:rPr>
      </w:r>
    </w:p>
    <w:p w:rsidR="00000000" w:rsidDel="00000000" w:rsidP="00000000" w:rsidRDefault="00000000" w:rsidRPr="00000000" w14:paraId="000001A6">
      <w:pPr>
        <w:ind w:left="0" w:firstLine="0"/>
        <w:rPr/>
      </w:pPr>
      <w:r w:rsidDel="00000000" w:rsidR="00000000" w:rsidRPr="00000000">
        <w:rPr>
          <w:rtl w:val="0"/>
        </w:rPr>
      </w:r>
    </w:p>
    <w:p w:rsidR="00000000" w:rsidDel="00000000" w:rsidP="00000000" w:rsidRDefault="00000000" w:rsidRPr="00000000" w14:paraId="000001A7">
      <w:pPr>
        <w:spacing w:after="240" w:lineRule="auto"/>
        <w:ind w:left="0" w:firstLine="0"/>
        <w:jc w:val="left"/>
        <w:rPr/>
      </w:pPr>
      <w:r w:rsidDel="00000000" w:rsidR="00000000" w:rsidRPr="00000000">
        <w:rPr>
          <w:rtl w:val="0"/>
        </w:rPr>
      </w:r>
    </w:p>
    <w:p w:rsidR="00000000" w:rsidDel="00000000" w:rsidP="00000000" w:rsidRDefault="00000000" w:rsidRPr="00000000" w14:paraId="000001A8">
      <w:pPr>
        <w:spacing w:after="240" w:lineRule="auto"/>
        <w:ind w:left="0" w:firstLine="0"/>
        <w:jc w:val="left"/>
        <w:rPr/>
      </w:pPr>
      <w:r w:rsidDel="00000000" w:rsidR="00000000" w:rsidRPr="00000000">
        <w:rPr>
          <w:rtl w:val="0"/>
        </w:rPr>
      </w:r>
    </w:p>
    <w:p w:rsidR="00000000" w:rsidDel="00000000" w:rsidP="00000000" w:rsidRDefault="00000000" w:rsidRPr="00000000" w14:paraId="000001A9">
      <w:pPr>
        <w:pStyle w:val="Heading1"/>
        <w:tabs>
          <w:tab w:val="left" w:leader="none" w:pos="1133.8582677165355"/>
        </w:tabs>
        <w:ind w:left="283.46456692913375" w:firstLine="0"/>
        <w:rPr/>
      </w:pPr>
      <w:bookmarkStart w:colFirst="0" w:colLast="0" w:name="_heading=h.dvo2u4u856fi" w:id="28"/>
      <w:bookmarkEnd w:id="28"/>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1"/>
        <w:tabs>
          <w:tab w:val="left" w:leader="none" w:pos="699.2125984251969"/>
        </w:tabs>
        <w:ind w:left="708.6614173228347" w:hanging="708.6614173228347"/>
        <w:rPr>
          <w:color w:val="000000"/>
        </w:rPr>
      </w:pPr>
      <w:bookmarkStart w:colFirst="0" w:colLast="0" w:name="_heading=h.m1zvjxg2l9l" w:id="29"/>
      <w:bookmarkEnd w:id="29"/>
      <w:r w:rsidDel="00000000" w:rsidR="00000000" w:rsidRPr="00000000">
        <w:rPr>
          <w:rtl w:val="0"/>
        </w:rPr>
        <w:t xml:space="preserve">5. </w:t>
        <w:tab/>
      </w:r>
      <w:r w:rsidDel="00000000" w:rsidR="00000000" w:rsidRPr="00000000">
        <w:rPr>
          <w:color w:val="000000"/>
          <w:rtl w:val="0"/>
        </w:rPr>
        <w:t xml:space="preserve">Sareetako autentikatze protokoloak</w:t>
      </w:r>
    </w:p>
    <w:p w:rsidR="00000000" w:rsidDel="00000000" w:rsidP="00000000" w:rsidRDefault="00000000" w:rsidRPr="00000000" w14:paraId="000001AB">
      <w:pPr>
        <w:ind w:left="0" w:firstLine="566.9291338582675"/>
        <w:rPr/>
      </w:pPr>
      <w:r w:rsidDel="00000000" w:rsidR="00000000" w:rsidRPr="00000000">
        <w:rPr>
          <w:rtl w:val="0"/>
        </w:rPr>
      </w:r>
    </w:p>
    <w:p w:rsidR="00000000" w:rsidDel="00000000" w:rsidP="00000000" w:rsidRDefault="00000000" w:rsidRPr="00000000" w14:paraId="000001AC">
      <w:pPr>
        <w:ind w:left="0" w:firstLine="566.9291338582675"/>
        <w:rPr>
          <w:highlight w:val="yellow"/>
        </w:rPr>
      </w:pPr>
      <w:r w:rsidDel="00000000" w:rsidR="00000000" w:rsidRPr="00000000">
        <w:rPr>
          <w:rtl w:val="0"/>
        </w:rPr>
        <w:t xml:space="preserve">Auntentikatzeren inguruko protokoloak hainbat dira baina hauek dira erabilienetako batzuk. </w:t>
      </w:r>
      <w:r w:rsidDel="00000000" w:rsidR="00000000" w:rsidRPr="00000000">
        <w:rPr>
          <w:rtl w:val="0"/>
        </w:rPr>
      </w:r>
    </w:p>
    <w:p w:rsidR="00000000" w:rsidDel="00000000" w:rsidP="00000000" w:rsidRDefault="00000000" w:rsidRPr="00000000" w14:paraId="000001AD">
      <w:pPr>
        <w:ind w:left="0" w:firstLine="566.9291338582675"/>
        <w:rPr>
          <w:highlight w:val="yellow"/>
        </w:rPr>
      </w:pPr>
      <w:r w:rsidDel="00000000" w:rsidR="00000000" w:rsidRPr="00000000">
        <w:rPr>
          <w:rtl w:val="0"/>
        </w:rPr>
      </w:r>
    </w:p>
    <w:p w:rsidR="00000000" w:rsidDel="00000000" w:rsidP="00000000" w:rsidRDefault="00000000" w:rsidRPr="00000000" w14:paraId="000001AE">
      <w:pPr>
        <w:pStyle w:val="Heading2"/>
        <w:rPr/>
      </w:pPr>
      <w:bookmarkStart w:colFirst="0" w:colLast="0" w:name="_heading=h.7x22wuvcpzxt" w:id="30"/>
      <w:bookmarkEnd w:id="30"/>
      <w:r w:rsidDel="00000000" w:rsidR="00000000" w:rsidRPr="00000000">
        <w:rPr>
          <w:rtl w:val="0"/>
        </w:rPr>
        <w:t xml:space="preserve">5.1</w:t>
        <w:tab/>
        <w:t xml:space="preserve">RADIUS</w:t>
      </w:r>
    </w:p>
    <w:p w:rsidR="00000000" w:rsidDel="00000000" w:rsidP="00000000" w:rsidRDefault="00000000" w:rsidRPr="00000000" w14:paraId="000001AF">
      <w:pPr>
        <w:ind w:left="0" w:firstLine="566.9291338582675"/>
        <w:rPr/>
      </w:pPr>
      <w:r w:rsidDel="00000000" w:rsidR="00000000" w:rsidRPr="00000000">
        <w:rPr>
          <w:rtl w:val="0"/>
        </w:rPr>
      </w:r>
    </w:p>
    <w:p w:rsidR="00000000" w:rsidDel="00000000" w:rsidP="00000000" w:rsidRDefault="00000000" w:rsidRPr="00000000" w14:paraId="000001B0">
      <w:pPr>
        <w:ind w:left="0" w:firstLine="566.9291338582675"/>
        <w:rPr/>
      </w:pPr>
      <w:r w:rsidDel="00000000" w:rsidR="00000000" w:rsidRPr="00000000">
        <w:rPr>
          <w:rtl w:val="0"/>
        </w:rPr>
        <w:t xml:space="preserve">Akronimoaren atzetik dagoen izenak (Remote Authentication Dial-In User Service edo Urrutiko Markatze Erabiltzaileen Autentikatze zerbitzua) adierazten duen bezala, hasiera batean markatze bidez (telefono analogikoaren bidez) sareetara konektatzen ziren erabiltzaileak identifikatzeko erabiltzen zen. Gerora, sarrera eman edo ez erabiki behar den sistemetara edatu zen.</w:t>
      </w:r>
    </w:p>
    <w:p w:rsidR="00000000" w:rsidDel="00000000" w:rsidP="00000000" w:rsidRDefault="00000000" w:rsidRPr="00000000" w14:paraId="000001B1">
      <w:pPr>
        <w:ind w:left="0" w:firstLine="566.9291338582675"/>
        <w:rPr/>
      </w:pPr>
      <w:r w:rsidDel="00000000" w:rsidR="00000000" w:rsidRPr="00000000">
        <w:rPr>
          <w:rtl w:val="0"/>
        </w:rPr>
      </w:r>
    </w:p>
    <w:p w:rsidR="00000000" w:rsidDel="00000000" w:rsidP="00000000" w:rsidRDefault="00000000" w:rsidRPr="00000000" w14:paraId="000001B2">
      <w:pPr>
        <w:ind w:left="0" w:firstLine="566.9291338582675"/>
        <w:rPr/>
      </w:pPr>
      <w:r w:rsidDel="00000000" w:rsidR="00000000" w:rsidRPr="00000000">
        <w:rPr>
          <w:rtl w:val="0"/>
        </w:rPr>
        <w:t xml:space="preserve">Beste autentikatze sistema konplexuagoekin batzuekin alderatuta (AD, NTLM, LDAP), RADIUS oso sinplea da eta erabiltzaile batek baimena duen edo ez ebatzi dezake soilik eta ez ze baimen mota duen. Eta orduan zertarako eta zergatik erabiltzen da? Ba hain zuzen, kasu batzuetan sarrera eman edo ez ebatzi behar delako soilik eta beraz teknologia batzuk ez dute aipatutako sistema konplexurik inplementatzen eta RADIUS edo hurrengo puntuan ikusiko dutugun bezalako autentikatze sistemekin lan egiten dute. Adibidez, Wifi teknologian WPA segurtasun protokoloaren enpresetarako bertsioan aurkitu dezakegu. 3. unitete didaktikoan, hari gabeko sareetako segurtasuna lantzen dugunean, RADIUS zerbitzari baten konfigurazioaren adibide bat egindo dugu. </w:t>
      </w:r>
    </w:p>
    <w:p w:rsidR="00000000" w:rsidDel="00000000" w:rsidP="00000000" w:rsidRDefault="00000000" w:rsidRPr="00000000" w14:paraId="000001B3">
      <w:pPr>
        <w:ind w:left="0" w:firstLine="566.9291338582675"/>
        <w:rPr/>
      </w:pPr>
      <w:r w:rsidDel="00000000" w:rsidR="00000000" w:rsidRPr="00000000">
        <w:rPr>
          <w:rtl w:val="0"/>
        </w:rPr>
      </w:r>
    </w:p>
    <w:p w:rsidR="00000000" w:rsidDel="00000000" w:rsidP="00000000" w:rsidRDefault="00000000" w:rsidRPr="00000000" w14:paraId="000001B4">
      <w:pPr>
        <w:pStyle w:val="Heading2"/>
        <w:rPr/>
      </w:pPr>
      <w:bookmarkStart w:colFirst="0" w:colLast="0" w:name="_heading=h.eefwyx5sgvb0" w:id="31"/>
      <w:bookmarkEnd w:id="31"/>
      <w:r w:rsidDel="00000000" w:rsidR="00000000" w:rsidRPr="00000000">
        <w:rPr>
          <w:rtl w:val="0"/>
        </w:rPr>
        <w:t xml:space="preserve">5.2</w:t>
        <w:tab/>
        <w:t xml:space="preserve">TACACS</w:t>
      </w:r>
    </w:p>
    <w:p w:rsidR="00000000" w:rsidDel="00000000" w:rsidP="00000000" w:rsidRDefault="00000000" w:rsidRPr="00000000" w14:paraId="000001B5">
      <w:pPr>
        <w:ind w:left="0" w:firstLine="566.9291338582675"/>
        <w:rPr/>
      </w:pPr>
      <w:r w:rsidDel="00000000" w:rsidR="00000000" w:rsidRPr="00000000">
        <w:rPr>
          <w:rtl w:val="0"/>
        </w:rPr>
      </w:r>
    </w:p>
    <w:p w:rsidR="00000000" w:rsidDel="00000000" w:rsidP="00000000" w:rsidRDefault="00000000" w:rsidRPr="00000000" w14:paraId="000001B6">
      <w:pPr>
        <w:ind w:left="0" w:firstLine="566.9291338582675"/>
        <w:rPr/>
      </w:pPr>
      <w:r w:rsidDel="00000000" w:rsidR="00000000" w:rsidRPr="00000000">
        <w:rPr>
          <w:rtl w:val="0"/>
        </w:rPr>
        <w:t xml:space="preserve">Ciscoren autentifikazio sistema bat da, hurrutiko atzipenerako erabilia besteak beste. Atzipena eman edo ez eman erabkaitzeko erabiltzen da.</w:t>
      </w:r>
    </w:p>
    <w:p w:rsidR="00000000" w:rsidDel="00000000" w:rsidP="00000000" w:rsidRDefault="00000000" w:rsidRPr="00000000" w14:paraId="000001B7">
      <w:pPr>
        <w:pStyle w:val="Heading2"/>
        <w:ind w:left="0" w:firstLine="0"/>
        <w:rPr/>
      </w:pPr>
      <w:bookmarkStart w:colFirst="0" w:colLast="0" w:name="_heading=h.hkclimh5xhne" w:id="32"/>
      <w:bookmarkEnd w:id="32"/>
      <w:r w:rsidDel="00000000" w:rsidR="00000000" w:rsidRPr="00000000">
        <w:rPr>
          <w:rtl w:val="0"/>
        </w:rPr>
      </w:r>
    </w:p>
    <w:p w:rsidR="00000000" w:rsidDel="00000000" w:rsidP="00000000" w:rsidRDefault="00000000" w:rsidRPr="00000000" w14:paraId="000001B8">
      <w:pPr>
        <w:pStyle w:val="Heading2"/>
        <w:rPr/>
      </w:pPr>
      <w:bookmarkStart w:colFirst="0" w:colLast="0" w:name="_heading=h.5elv4m7w16yw" w:id="33"/>
      <w:bookmarkEnd w:id="33"/>
      <w:r w:rsidDel="00000000" w:rsidR="00000000" w:rsidRPr="00000000">
        <w:rPr>
          <w:rtl w:val="0"/>
        </w:rPr>
        <w:t xml:space="preserve">5.3</w:t>
        <w:tab/>
        <w:t xml:space="preserve">Kerberos</w:t>
      </w:r>
    </w:p>
    <w:p w:rsidR="00000000" w:rsidDel="00000000" w:rsidP="00000000" w:rsidRDefault="00000000" w:rsidRPr="00000000" w14:paraId="000001B9">
      <w:pPr>
        <w:ind w:left="0" w:firstLine="566.9291338582675"/>
        <w:rPr/>
      </w:pPr>
      <w:r w:rsidDel="00000000" w:rsidR="00000000" w:rsidRPr="00000000">
        <w:rPr>
          <w:rtl w:val="0"/>
        </w:rPr>
      </w:r>
    </w:p>
    <w:p w:rsidR="00000000" w:rsidDel="00000000" w:rsidP="00000000" w:rsidRDefault="00000000" w:rsidRPr="00000000" w14:paraId="000001BA">
      <w:pPr>
        <w:ind w:left="0" w:firstLine="566.9291338582675"/>
        <w:rPr/>
      </w:pPr>
      <w:r w:rsidDel="00000000" w:rsidR="00000000" w:rsidRPr="00000000">
        <w:rPr>
          <w:rtl w:val="0"/>
        </w:rPr>
        <w:t xml:space="preserve">Windowsen baitan asko erabiltzen den sistema hau ez da microsftena berana. Atzipena eman edo ez eman erabakitzeko erabiltzen da hau ere.</w:t>
      </w:r>
    </w:p>
    <w:p w:rsidR="00000000" w:rsidDel="00000000" w:rsidP="00000000" w:rsidRDefault="00000000" w:rsidRPr="00000000" w14:paraId="000001BB">
      <w:pPr>
        <w:pStyle w:val="Heading2"/>
        <w:rPr/>
      </w:pPr>
      <w:bookmarkStart w:colFirst="0" w:colLast="0" w:name="_heading=h.emo8k3l0hr45" w:id="34"/>
      <w:bookmarkEnd w:id="34"/>
      <w:r w:rsidDel="00000000" w:rsidR="00000000" w:rsidRPr="00000000">
        <w:rPr>
          <w:rtl w:val="0"/>
        </w:rPr>
      </w:r>
    </w:p>
    <w:p w:rsidR="00000000" w:rsidDel="00000000" w:rsidP="00000000" w:rsidRDefault="00000000" w:rsidRPr="00000000" w14:paraId="000001BC">
      <w:pPr>
        <w:ind w:left="0" w:firstLine="566.9291338582675"/>
        <w:rPr/>
      </w:pPr>
      <w:r w:rsidDel="00000000" w:rsidR="00000000" w:rsidRPr="00000000">
        <w:rPr>
          <w:rtl w:val="0"/>
        </w:rPr>
      </w:r>
    </w:p>
    <w:sectPr>
      <w:headerReference r:id="rId47" w:type="default"/>
      <w:footerReference r:id="rId48" w:type="default"/>
      <w:type w:val="nextPage"/>
      <w:pgSz w:h="16838" w:w="11906" w:orient="portrait"/>
      <w:pgMar w:bottom="566.9291338582677" w:top="566.9291338582677" w:left="1700.7874015748032" w:right="1700.7874015748032" w:header="708" w:footer="705.000000000002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ind w:firstLine="0"/>
      <w:jc w:val="center"/>
      <w:rPr>
        <w:color w:val="000000"/>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ind w:firstLine="0"/>
      <w:jc w:val="center"/>
      <w:rPr>
        <w:color w:val="000000"/>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ind w:firstLine="0"/>
      <w:jc w:val="center"/>
      <w:rPr>
        <w:color w:val="000000"/>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ind w:firstLine="0"/>
      <w:rPr/>
    </w:pPr>
    <w:r w:rsidDel="00000000" w:rsidR="00000000" w:rsidRPr="00000000">
      <w:rPr>
        <w:rtl w:val="0"/>
      </w:rPr>
    </w:r>
  </w:p>
  <w:p w:rsidR="00000000" w:rsidDel="00000000" w:rsidP="00000000" w:rsidRDefault="00000000" w:rsidRPr="00000000" w14:paraId="000001C7">
    <w:pPr>
      <w:tabs>
        <w:tab w:val="center" w:leader="none" w:pos="4252"/>
        <w:tab w:val="right" w:leader="none" w:pos="8504"/>
      </w:tabs>
      <w:spacing w:after="0" w:line="240" w:lineRule="auto"/>
      <w:ind w:firstLine="0"/>
      <w:jc w:val="center"/>
      <w:rPr>
        <w:rFonts w:ascii="Source Sans Pro" w:cs="Source Sans Pro" w:eastAsia="Source Sans Pro" w:hAnsi="Source Sans Pro"/>
        <w:b w:val="1"/>
        <w:bCs w:val="1"/>
        <w:color w:val="8e7cc3"/>
        <w:sz w:val="40"/>
        <w:szCs w:val="40"/>
      </w:rPr>
    </w:pP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ind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ind w:firstLine="0"/>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ind w:firstLine="0"/>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ind w:firstLine="0"/>
      <w:rPr/>
    </w:pPr>
    <w:r w:rsidDel="00000000" w:rsidR="00000000" w:rsidRPr="00000000">
      <w:rPr/>
      <w:drawing>
        <wp:inline distB="114300" distT="114300" distL="114300" distR="114300">
          <wp:extent cx="896437" cy="433062"/>
          <wp:effectExtent b="0" l="0" r="0" t="0"/>
          <wp:docPr id="237"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896437" cy="433062"/>
                  </a:xfrm>
                  <a:prstGeom prst="rect"/>
                  <a:ln/>
                </pic:spPr>
              </pic:pic>
            </a:graphicData>
          </a:graphic>
        </wp:inline>
      </w:drawing>
    </w:r>
    <w:r w:rsidDel="00000000" w:rsidR="00000000" w:rsidRPr="00000000">
      <w:rPr>
        <w:rtl w:val="0"/>
      </w:rPr>
      <w:t xml:space="preserve">    </w:t>
    </w:r>
    <w:r w:rsidDel="00000000" w:rsidR="00000000" w:rsidRPr="00000000">
      <w:rPr/>
      <w:drawing>
        <wp:inline distB="57150" distT="57150" distL="57150" distR="57150">
          <wp:extent cx="900113" cy="322682"/>
          <wp:effectExtent b="0" l="0" r="0" t="0"/>
          <wp:docPr descr="CC_BYlizentzia.png" id="226" name="image1.png"/>
          <a:graphic>
            <a:graphicData uri="http://schemas.openxmlformats.org/drawingml/2006/picture">
              <pic:pic>
                <pic:nvPicPr>
                  <pic:cNvPr descr="CC_BYlizentzia.png" id="0" name="image1.png"/>
                  <pic:cNvPicPr preferRelativeResize="0"/>
                </pic:nvPicPr>
                <pic:blipFill>
                  <a:blip r:embed="rId2"/>
                  <a:srcRect b="0" l="0" r="0" t="0"/>
                  <a:stretch>
                    <a:fillRect/>
                  </a:stretch>
                </pic:blipFill>
                <pic:spPr>
                  <a:xfrm>
                    <a:off x="0" y="0"/>
                    <a:ext cx="900113" cy="322682"/>
                  </a:xfrm>
                  <a:prstGeom prst="rect"/>
                  <a:ln/>
                </pic:spPr>
              </pic:pic>
            </a:graphicData>
          </a:graphic>
        </wp:inline>
      </w:drawing>
    </w:r>
    <w:r w:rsidDel="00000000" w:rsidR="00000000" w:rsidRPr="00000000">
      <w:rPr>
        <w:rtl w:val="0"/>
      </w:rPr>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keepNext w:val="1"/>
      <w:keepLines w:val="1"/>
      <w:spacing w:after="40" w:before="220" w:lineRule="auto"/>
      <w:jc w:val="center"/>
      <w:rPr>
        <w:b w:val="1"/>
        <w:bCs w:val="1"/>
        <w:sz w:val="22"/>
        <w:szCs w:val="22"/>
      </w:rPr>
    </w:pPr>
    <w:bookmarkStart w:colFirst="0" w:colLast="0" w:name="_heading=h.v70kgrkct2sx" w:id="35"/>
    <w:bookmarkEnd w:id="35"/>
    <w:r w:rsidDel="00000000" w:rsidR="00000000" w:rsidRPr="00000000">
      <w:rPr>
        <w:b w:val="1"/>
        <w:bCs w:val="1"/>
        <w:sz w:val="22"/>
        <w:szCs w:val="22"/>
      </w:rPr>
      <w:drawing>
        <wp:inline distB="114300" distT="114300" distL="114300" distR="114300">
          <wp:extent cx="1971675" cy="952500"/>
          <wp:effectExtent b="0" l="0" r="0" t="0"/>
          <wp:docPr id="235"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19716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rPr>
        <w:b w:val="1"/>
        <w:bCs w:val="1"/>
        <w:sz w:val="22"/>
        <w:szCs w:val="2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color w:val="000000"/>
      </w:rPr>
    </w:pPr>
    <w:r w:rsidDel="00000000" w:rsidR="00000000" w:rsidRPr="00000000">
      <w:rPr/>
      <w:drawing>
        <wp:inline distB="114300" distT="114300" distL="114300" distR="114300">
          <wp:extent cx="2050733" cy="2050733"/>
          <wp:effectExtent b="0" l="0" r="0" t="0"/>
          <wp:docPr id="236" name="image18.jpg"/>
          <a:graphic>
            <a:graphicData uri="http://schemas.openxmlformats.org/drawingml/2006/picture">
              <pic:pic>
                <pic:nvPicPr>
                  <pic:cNvPr id="0" name="image18.jpg"/>
                  <pic:cNvPicPr preferRelativeResize="0"/>
                </pic:nvPicPr>
                <pic:blipFill>
                  <a:blip r:embed="rId1"/>
                  <a:srcRect b="0" l="0" r="0" t="0"/>
                  <a:stretch>
                    <a:fillRect/>
                  </a:stretch>
                </pic:blipFill>
                <pic:spPr>
                  <a:xfrm>
                    <a:off x="0" y="0"/>
                    <a:ext cx="2050733" cy="2050733"/>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ind w:firstLine="0"/>
      <w:jc w:val="center"/>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spacing w:after="0" w:before="120" w:line="276" w:lineRule="auto"/>
      <w:ind w:left="283.46456692913375" w:right="425" w:firstLine="285.00000000000006"/>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ES"/>
      </w:rPr>
    </w:rPrDefault>
    <w:pPrDefault>
      <w:pPr>
        <w:spacing w:line="276" w:lineRule="auto"/>
        <w:ind w:left="283.46456692913375" w:firstLine="285.0000000000000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1119.2125984251968"/>
      </w:tabs>
      <w:spacing w:before="360" w:line="240" w:lineRule="auto"/>
      <w:ind w:left="425.19685039370086" w:firstLine="0"/>
      <w:jc w:val="left"/>
    </w:pPr>
    <w:rPr>
      <w:b w:val="1"/>
      <w:bCs w:val="1"/>
      <w:smallCaps w:val="1"/>
      <w:color w:val="9900ff"/>
      <w:sz w:val="52"/>
      <w:szCs w:val="52"/>
    </w:rPr>
  </w:style>
  <w:style w:type="paragraph" w:styleId="Heading2">
    <w:name w:val="heading 2"/>
    <w:basedOn w:val="Normal"/>
    <w:next w:val="Normal"/>
    <w:pPr>
      <w:keepNext w:val="1"/>
      <w:keepLines w:val="1"/>
      <w:tabs>
        <w:tab w:val="left" w:leader="none" w:pos="1133.8582677165355"/>
      </w:tabs>
      <w:spacing w:after="120" w:before="120" w:line="240" w:lineRule="auto"/>
      <w:ind w:firstLine="566.9291338582675"/>
      <w:jc w:val="left"/>
    </w:pPr>
    <w:rPr>
      <w:b w:val="1"/>
      <w:bCs w:val="1"/>
      <w:sz w:val="40"/>
      <w:szCs w:val="40"/>
    </w:rPr>
  </w:style>
  <w:style w:type="paragraph" w:styleId="Heading3">
    <w:name w:val="heading 3"/>
    <w:basedOn w:val="Normal"/>
    <w:next w:val="Normal"/>
    <w:pPr>
      <w:keepNext w:val="1"/>
      <w:keepLines w:val="1"/>
      <w:spacing w:after="200" w:before="40" w:lineRule="auto"/>
    </w:pPr>
    <w:rPr>
      <w:rFonts w:ascii="Cambria" w:cs="Cambria" w:eastAsia="Cambria" w:hAnsi="Cambria"/>
      <w:b w:val="1"/>
      <w:bCs w:val="1"/>
      <w:i w:val="1"/>
      <w:iCs w:val="1"/>
      <w:color w:val="674ea7"/>
      <w:sz w:val="24"/>
      <w:szCs w:val="24"/>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360" w:line="240" w:lineRule="auto"/>
      <w:ind w:left="720" w:hanging="360"/>
      <w:jc w:val="left"/>
    </w:pPr>
    <w:rPr>
      <w:b w:val="1"/>
      <w:smallCaps w:val="1"/>
      <w:sz w:val="52"/>
      <w:szCs w:val="52"/>
    </w:rPr>
  </w:style>
  <w:style w:type="paragraph" w:styleId="Heading2">
    <w:name w:val="heading 2"/>
    <w:basedOn w:val="Normal"/>
    <w:next w:val="Normal"/>
    <w:pPr>
      <w:keepNext w:val="1"/>
      <w:keepLines w:val="1"/>
      <w:tabs>
        <w:tab w:val="left" w:pos="1133.8582677165355"/>
      </w:tabs>
      <w:spacing w:after="120" w:before="360" w:line="276" w:lineRule="auto"/>
      <w:ind w:left="425.19685039370086" w:firstLine="0"/>
      <w:jc w:val="left"/>
    </w:pPr>
    <w:rPr>
      <w:b w:val="1"/>
      <w:sz w:val="40"/>
      <w:szCs w:val="40"/>
    </w:rPr>
  </w:style>
  <w:style w:type="paragraph" w:styleId="Heading3">
    <w:name w:val="heading 3"/>
    <w:basedOn w:val="Normal"/>
    <w:next w:val="Normal"/>
    <w:pPr>
      <w:keepNext w:val="1"/>
      <w:keepLines w:val="1"/>
      <w:spacing w:before="40" w:lineRule="auto"/>
      <w:ind w:left="566.9291338582675" w:firstLine="0"/>
    </w:pPr>
    <w:rPr>
      <w:rFonts w:ascii="Cambria" w:cs="Cambria" w:eastAsia="Cambria" w:hAnsi="Cambria"/>
      <w:color w:val="243f61"/>
      <w:sz w:val="26"/>
      <w:szCs w:val="26"/>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360" w:line="240" w:lineRule="auto"/>
      <w:ind w:firstLine="0"/>
      <w:jc w:val="center"/>
    </w:pPr>
    <w:rPr>
      <w:b w:val="1"/>
      <w:smallCaps w:val="1"/>
      <w:sz w:val="52"/>
      <w:szCs w:val="52"/>
    </w:rPr>
  </w:style>
  <w:style w:type="paragraph" w:styleId="Heading2">
    <w:name w:val="heading 2"/>
    <w:basedOn w:val="Normal"/>
    <w:next w:val="Normal"/>
    <w:pPr>
      <w:keepNext w:val="1"/>
      <w:keepLines w:val="1"/>
      <w:spacing w:after="120" w:before="120" w:line="240" w:lineRule="auto"/>
      <w:ind w:firstLine="0"/>
      <w:jc w:val="center"/>
    </w:pPr>
    <w:rPr>
      <w:b w:val="1"/>
      <w:sz w:val="40"/>
      <w:szCs w:val="40"/>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360" w:line="240" w:lineRule="auto"/>
      <w:ind w:firstLine="0"/>
      <w:jc w:val="left"/>
    </w:pPr>
    <w:rPr>
      <w:b w:val="1"/>
      <w:smallCaps w:val="1"/>
      <w:sz w:val="52"/>
      <w:szCs w:val="52"/>
    </w:rPr>
  </w:style>
  <w:style w:type="paragraph" w:styleId="Heading2">
    <w:name w:val="heading 2"/>
    <w:basedOn w:val="Normal"/>
    <w:next w:val="Normal"/>
    <w:pPr>
      <w:keepNext w:val="1"/>
      <w:keepLines w:val="1"/>
      <w:spacing w:after="120" w:before="120" w:line="240" w:lineRule="auto"/>
      <w:ind w:firstLine="0"/>
      <w:jc w:val="center"/>
    </w:pPr>
    <w:rPr>
      <w:b w:val="1"/>
      <w:sz w:val="40"/>
      <w:szCs w:val="40"/>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360" w:line="240" w:lineRule="auto"/>
      <w:ind w:firstLine="0"/>
      <w:jc w:val="center"/>
    </w:pPr>
    <w:rPr>
      <w:b w:val="1"/>
      <w:smallCaps w:val="1"/>
      <w:sz w:val="52"/>
      <w:szCs w:val="52"/>
    </w:rPr>
  </w:style>
  <w:style w:type="paragraph" w:styleId="Heading2">
    <w:name w:val="heading 2"/>
    <w:basedOn w:val="Normal"/>
    <w:next w:val="Normal"/>
    <w:pPr>
      <w:keepNext w:val="1"/>
      <w:keepLines w:val="1"/>
      <w:spacing w:after="120" w:before="120" w:line="240" w:lineRule="auto"/>
      <w:ind w:firstLine="0"/>
      <w:jc w:val="center"/>
    </w:pPr>
    <w:rPr>
      <w:b w:val="1"/>
      <w:sz w:val="40"/>
      <w:szCs w:val="40"/>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EA6E62"/>
  </w:style>
  <w:style w:type="paragraph" w:styleId="Ttulo1">
    <w:name w:val="heading 1"/>
    <w:basedOn w:val="Normal"/>
    <w:next w:val="Normal"/>
    <w:link w:val="Ttulo1Car"/>
    <w:uiPriority w:val="9"/>
    <w:qFormat w:val="1"/>
    <w:rsid w:val="00C20C8D"/>
    <w:pPr>
      <w:keepNext w:val="1"/>
      <w:keepLines w:val="1"/>
      <w:spacing w:before="360" w:line="240" w:lineRule="auto"/>
      <w:ind w:firstLine="0"/>
      <w:jc w:val="center"/>
      <w:outlineLvl w:val="0"/>
    </w:pPr>
    <w:rPr>
      <w:rFonts w:cstheme="majorBidi" w:eastAsiaTheme="majorEastAsia"/>
      <w:b w:val="1"/>
      <w:caps w:val="1"/>
      <w:sz w:val="52"/>
      <w:szCs w:val="32"/>
    </w:rPr>
  </w:style>
  <w:style w:type="paragraph" w:styleId="Ttulo2">
    <w:name w:val="heading 2"/>
    <w:basedOn w:val="Normal"/>
    <w:next w:val="Normal"/>
    <w:link w:val="Ttulo2Car"/>
    <w:uiPriority w:val="9"/>
    <w:unhideWhenUsed w:val="1"/>
    <w:qFormat w:val="1"/>
    <w:rsid w:val="00557278"/>
    <w:pPr>
      <w:keepNext w:val="1"/>
      <w:keepLines w:val="1"/>
      <w:spacing w:after="120" w:before="120" w:line="240" w:lineRule="auto"/>
      <w:ind w:firstLine="0"/>
      <w:jc w:val="center"/>
      <w:outlineLvl w:val="1"/>
    </w:pPr>
    <w:rPr>
      <w:rFonts w:cstheme="majorBidi" w:eastAsiaTheme="majorEastAsia"/>
      <w:b w:val="1"/>
      <w:sz w:val="40"/>
      <w:szCs w:val="26"/>
    </w:rPr>
  </w:style>
  <w:style w:type="paragraph" w:styleId="Ttulo3">
    <w:name w:val="heading 3"/>
    <w:basedOn w:val="Normal"/>
    <w:next w:val="Normal"/>
    <w:link w:val="Ttulo3Car"/>
    <w:uiPriority w:val="9"/>
    <w:semiHidden w:val="1"/>
    <w:unhideWhenUsed w:val="1"/>
    <w:qFormat w:val="1"/>
    <w:rsid w:val="00E72DC0"/>
    <w:pPr>
      <w:keepNext w:val="1"/>
      <w:keepLines w:val="1"/>
      <w:spacing w:after="0" w:before="40"/>
      <w:outlineLvl w:val="2"/>
    </w:pPr>
    <w:rPr>
      <w:rFonts w:asciiTheme="majorHAnsi" w:cstheme="majorBidi" w:eastAsiaTheme="majorEastAsia" w:hAnsiTheme="majorHAnsi"/>
      <w:color w:val="243f60" w:themeColor="accent1" w:themeShade="00007F"/>
    </w:rPr>
  </w:style>
  <w:style w:type="paragraph" w:styleId="Ttulo4">
    <w:name w:val="heading 4"/>
    <w:basedOn w:val="Normal"/>
    <w:next w:val="Normal"/>
    <w:pPr>
      <w:keepNext w:val="1"/>
      <w:keepLines w:val="1"/>
      <w:spacing w:after="40" w:before="240"/>
      <w:outlineLvl w:val="3"/>
    </w:pPr>
    <w:rPr>
      <w:b w:val="1"/>
    </w:rPr>
  </w:style>
  <w:style w:type="paragraph" w:styleId="Ttulo5">
    <w:name w:val="heading 5"/>
    <w:basedOn w:val="Normal"/>
    <w:next w:val="Normal"/>
    <w:pPr>
      <w:keepNext w:val="1"/>
      <w:keepLines w:val="1"/>
      <w:spacing w:after="40" w:before="220"/>
      <w:outlineLvl w:val="4"/>
    </w:pPr>
    <w:rPr>
      <w:b w:val="1"/>
      <w:sz w:val="22"/>
      <w:szCs w:val="22"/>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aconcuadrcula">
    <w:name w:val="Table Grid"/>
    <w:basedOn w:val="Tablanormal"/>
    <w:uiPriority w:val="59"/>
    <w:rsid w:val="00AE315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AE315E"/>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AE315E"/>
    <w:rPr>
      <w:rFonts w:ascii="Tahoma" w:cs="Tahoma" w:hAnsi="Tahoma"/>
      <w:sz w:val="16"/>
      <w:szCs w:val="16"/>
    </w:rPr>
  </w:style>
  <w:style w:type="paragraph" w:styleId="Prrafobsico" w:customStyle="1">
    <w:name w:val="[Párrafo básico]"/>
    <w:basedOn w:val="Normal"/>
    <w:uiPriority w:val="99"/>
    <w:rsid w:val="00703CA2"/>
    <w:pPr>
      <w:autoSpaceDE w:val="0"/>
      <w:autoSpaceDN w:val="0"/>
      <w:adjustRightInd w:val="0"/>
      <w:spacing w:after="0" w:line="288" w:lineRule="auto"/>
      <w:textAlignment w:val="center"/>
    </w:pPr>
    <w:rPr>
      <w:rFonts w:ascii="Minion Pro" w:cs="Minion Pro" w:hAnsi="Minion Pro"/>
      <w:color w:val="000000"/>
      <w:lang w:val="es-ES_tradnl"/>
    </w:rPr>
  </w:style>
  <w:style w:type="paragraph" w:styleId="Encabezado">
    <w:name w:val="header"/>
    <w:basedOn w:val="Normal"/>
    <w:link w:val="EncabezadoCar"/>
    <w:uiPriority w:val="99"/>
    <w:unhideWhenUsed w:val="1"/>
    <w:rsid w:val="008E6512"/>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8E6512"/>
  </w:style>
  <w:style w:type="paragraph" w:styleId="Piedepgina">
    <w:name w:val="footer"/>
    <w:basedOn w:val="Normal"/>
    <w:link w:val="PiedepginaCar"/>
    <w:uiPriority w:val="99"/>
    <w:unhideWhenUsed w:val="1"/>
    <w:rsid w:val="008E6512"/>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8E6512"/>
  </w:style>
  <w:style w:type="character" w:styleId="Hipervnculo">
    <w:name w:val="Hyperlink"/>
    <w:basedOn w:val="Fuentedeprrafopredeter"/>
    <w:uiPriority w:val="99"/>
    <w:unhideWhenUsed w:val="1"/>
    <w:rsid w:val="000C1A8F"/>
    <w:rPr>
      <w:color w:val="0000ff" w:themeColor="hyperlink"/>
      <w:u w:val="single"/>
    </w:rPr>
  </w:style>
  <w:style w:type="character" w:styleId="Ttulo1Car" w:customStyle="1">
    <w:name w:val="Título 1 Car"/>
    <w:basedOn w:val="Fuentedeprrafopredeter"/>
    <w:link w:val="Ttulo1"/>
    <w:uiPriority w:val="9"/>
    <w:rsid w:val="00C20C8D"/>
    <w:rPr>
      <w:rFonts w:ascii="Source Sans Pro" w:hAnsi="Source Sans Pro" w:cstheme="majorBidi" w:eastAsiaTheme="majorEastAsia"/>
      <w:b w:val="1"/>
      <w:caps w:val="1"/>
      <w:sz w:val="52"/>
      <w:szCs w:val="32"/>
    </w:rPr>
  </w:style>
  <w:style w:type="character" w:styleId="Ttulo2Car" w:customStyle="1">
    <w:name w:val="Título 2 Car"/>
    <w:basedOn w:val="Fuentedeprrafopredeter"/>
    <w:link w:val="Ttulo2"/>
    <w:uiPriority w:val="9"/>
    <w:rsid w:val="00557278"/>
    <w:rPr>
      <w:rFonts w:ascii="Source Sans Pro" w:hAnsi="Source Sans Pro" w:cstheme="majorBidi" w:eastAsiaTheme="majorEastAsia"/>
      <w:b w:val="1"/>
      <w:sz w:val="40"/>
      <w:szCs w:val="26"/>
    </w:rPr>
  </w:style>
  <w:style w:type="paragraph" w:styleId="ndice" w:customStyle="1">
    <w:name w:val="Índice"/>
    <w:basedOn w:val="TDC1"/>
    <w:rsid w:val="00CC233F"/>
    <w:pPr>
      <w:tabs>
        <w:tab w:val="right" w:leader="dot" w:pos="7371"/>
      </w:tabs>
    </w:pPr>
    <w:rPr>
      <w:noProof w:val="1"/>
    </w:rPr>
  </w:style>
  <w:style w:type="paragraph" w:styleId="TDC1">
    <w:name w:val="toc 1"/>
    <w:basedOn w:val="Normal"/>
    <w:next w:val="Normal"/>
    <w:autoRedefine w:val="1"/>
    <w:uiPriority w:val="39"/>
    <w:unhideWhenUsed w:val="1"/>
    <w:rsid w:val="009C33BB"/>
    <w:pPr>
      <w:spacing w:after="0" w:before="120"/>
      <w:jc w:val="left"/>
    </w:pPr>
    <w:rPr>
      <w:rFonts w:asciiTheme="minorHAnsi" w:hAnsiTheme="minorHAnsi"/>
      <w:b w:val="1"/>
      <w:bCs w:val="1"/>
      <w:i w:val="1"/>
      <w:iCs w:val="1"/>
    </w:rPr>
  </w:style>
  <w:style w:type="character" w:styleId="UnresolvedMention" w:customStyle="1">
    <w:name w:val="Unresolved Mention"/>
    <w:basedOn w:val="Fuentedeprrafopredeter"/>
    <w:uiPriority w:val="99"/>
    <w:semiHidden w:val="1"/>
    <w:unhideWhenUsed w:val="1"/>
    <w:rsid w:val="007E1C6E"/>
    <w:rPr>
      <w:color w:val="605e5c"/>
      <w:shd w:color="auto" w:fill="e1dfdd" w:val="clear"/>
    </w:rPr>
  </w:style>
  <w:style w:type="paragraph" w:styleId="Cdigo" w:customStyle="1">
    <w:name w:val="Código"/>
    <w:basedOn w:val="Normal"/>
    <w:qFormat w:val="1"/>
    <w:rsid w:val="00677B88"/>
    <w:pPr>
      <w:pBdr>
        <w:top w:color="auto" w:space="1" w:sz="4" w:val="single"/>
        <w:left w:color="auto" w:space="4" w:sz="4" w:val="single"/>
        <w:bottom w:color="auto" w:space="1" w:sz="4" w:val="single"/>
        <w:right w:color="auto" w:space="4" w:sz="4" w:val="single"/>
      </w:pBdr>
      <w:shd w:color="auto" w:fill="auto" w:val="pct5"/>
      <w:spacing w:line="240" w:lineRule="auto"/>
      <w:ind w:firstLine="0"/>
      <w:jc w:val="left"/>
    </w:pPr>
    <w:rPr>
      <w:rFonts w:ascii="Courier New" w:cs="Courier New" w:hAnsi="Courier New"/>
      <w:b w:val="1"/>
      <w:bCs w:val="1"/>
    </w:rPr>
  </w:style>
  <w:style w:type="character" w:styleId="Refdecomentario">
    <w:name w:val="annotation reference"/>
    <w:basedOn w:val="Fuentedeprrafopredeter"/>
    <w:uiPriority w:val="99"/>
    <w:semiHidden w:val="1"/>
    <w:unhideWhenUsed w:val="1"/>
    <w:rsid w:val="00483984"/>
    <w:rPr>
      <w:sz w:val="16"/>
      <w:szCs w:val="16"/>
    </w:rPr>
  </w:style>
  <w:style w:type="paragraph" w:styleId="Textocomentario">
    <w:name w:val="annotation text"/>
    <w:basedOn w:val="Normal"/>
    <w:link w:val="TextocomentarioCar"/>
    <w:uiPriority w:val="99"/>
    <w:semiHidden w:val="1"/>
    <w:unhideWhenUsed w:val="1"/>
    <w:rsid w:val="00483984"/>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483984"/>
    <w:rPr>
      <w:rFonts w:ascii="Source Sans Pro" w:hAnsi="Source Sans Pro"/>
      <w:sz w:val="20"/>
      <w:szCs w:val="20"/>
    </w:rPr>
  </w:style>
  <w:style w:type="paragraph" w:styleId="Asuntodelcomentario">
    <w:name w:val="annotation subject"/>
    <w:basedOn w:val="Textocomentario"/>
    <w:next w:val="Textocomentario"/>
    <w:link w:val="AsuntodelcomentarioCar"/>
    <w:uiPriority w:val="99"/>
    <w:semiHidden w:val="1"/>
    <w:unhideWhenUsed w:val="1"/>
    <w:rsid w:val="00483984"/>
    <w:rPr>
      <w:b w:val="1"/>
      <w:bCs w:val="1"/>
    </w:rPr>
  </w:style>
  <w:style w:type="character" w:styleId="AsuntodelcomentarioCar" w:customStyle="1">
    <w:name w:val="Asunto del comentario Car"/>
    <w:basedOn w:val="TextocomentarioCar"/>
    <w:link w:val="Asuntodelcomentario"/>
    <w:uiPriority w:val="99"/>
    <w:semiHidden w:val="1"/>
    <w:rsid w:val="00483984"/>
    <w:rPr>
      <w:rFonts w:ascii="Source Sans Pro" w:hAnsi="Source Sans Pro"/>
      <w:b w:val="1"/>
      <w:bCs w:val="1"/>
      <w:sz w:val="20"/>
      <w:szCs w:val="20"/>
    </w:rPr>
  </w:style>
  <w:style w:type="paragraph" w:styleId="Prrafodelista">
    <w:name w:val="List Paragraph"/>
    <w:basedOn w:val="Normal"/>
    <w:uiPriority w:val="34"/>
    <w:qFormat w:val="1"/>
    <w:rsid w:val="00483984"/>
    <w:pPr>
      <w:ind w:left="720"/>
      <w:contextualSpacing w:val="1"/>
    </w:pPr>
  </w:style>
  <w:style w:type="character" w:styleId="Hipervnculovisitado">
    <w:name w:val="FollowedHyperlink"/>
    <w:basedOn w:val="Fuentedeprrafopredeter"/>
    <w:uiPriority w:val="99"/>
    <w:semiHidden w:val="1"/>
    <w:unhideWhenUsed w:val="1"/>
    <w:rsid w:val="005327CD"/>
    <w:rPr>
      <w:color w:val="800080" w:themeColor="followedHyperlink"/>
      <w:u w:val="single"/>
    </w:rPr>
  </w:style>
  <w:style w:type="paragraph" w:styleId="TDC2">
    <w:name w:val="toc 2"/>
    <w:basedOn w:val="Normal"/>
    <w:next w:val="Normal"/>
    <w:autoRedefine w:val="1"/>
    <w:uiPriority w:val="39"/>
    <w:unhideWhenUsed w:val="1"/>
    <w:rsid w:val="009C33BB"/>
    <w:pPr>
      <w:spacing w:after="0" w:before="120"/>
      <w:ind w:left="240"/>
      <w:jc w:val="left"/>
    </w:pPr>
    <w:rPr>
      <w:rFonts w:asciiTheme="minorHAnsi" w:hAnsiTheme="minorHAnsi"/>
      <w:b w:val="1"/>
      <w:bCs w:val="1"/>
      <w:sz w:val="22"/>
    </w:rPr>
  </w:style>
  <w:style w:type="paragraph" w:styleId="TDC3">
    <w:name w:val="toc 3"/>
    <w:basedOn w:val="Normal"/>
    <w:next w:val="Normal"/>
    <w:autoRedefine w:val="1"/>
    <w:uiPriority w:val="39"/>
    <w:unhideWhenUsed w:val="1"/>
    <w:rsid w:val="009C33BB"/>
    <w:pPr>
      <w:spacing w:after="0"/>
      <w:ind w:left="480"/>
      <w:jc w:val="left"/>
    </w:pPr>
    <w:rPr>
      <w:rFonts w:asciiTheme="minorHAnsi" w:hAnsiTheme="minorHAnsi"/>
      <w:sz w:val="20"/>
      <w:szCs w:val="20"/>
    </w:rPr>
  </w:style>
  <w:style w:type="paragraph" w:styleId="TDC4">
    <w:name w:val="toc 4"/>
    <w:basedOn w:val="Normal"/>
    <w:next w:val="Normal"/>
    <w:autoRedefine w:val="1"/>
    <w:uiPriority w:val="39"/>
    <w:unhideWhenUsed w:val="1"/>
    <w:rsid w:val="009C33BB"/>
    <w:pPr>
      <w:spacing w:after="0"/>
      <w:ind w:left="720"/>
      <w:jc w:val="left"/>
    </w:pPr>
    <w:rPr>
      <w:rFonts w:asciiTheme="minorHAnsi" w:hAnsiTheme="minorHAnsi"/>
      <w:sz w:val="20"/>
      <w:szCs w:val="20"/>
    </w:rPr>
  </w:style>
  <w:style w:type="paragraph" w:styleId="TDC5">
    <w:name w:val="toc 5"/>
    <w:basedOn w:val="Normal"/>
    <w:next w:val="Normal"/>
    <w:autoRedefine w:val="1"/>
    <w:uiPriority w:val="39"/>
    <w:unhideWhenUsed w:val="1"/>
    <w:rsid w:val="009C33BB"/>
    <w:pPr>
      <w:spacing w:after="0"/>
      <w:ind w:left="960"/>
      <w:jc w:val="left"/>
    </w:pPr>
    <w:rPr>
      <w:rFonts w:asciiTheme="minorHAnsi" w:hAnsiTheme="minorHAnsi"/>
      <w:sz w:val="20"/>
      <w:szCs w:val="20"/>
    </w:rPr>
  </w:style>
  <w:style w:type="paragraph" w:styleId="TDC6">
    <w:name w:val="toc 6"/>
    <w:basedOn w:val="Normal"/>
    <w:next w:val="Normal"/>
    <w:autoRedefine w:val="1"/>
    <w:uiPriority w:val="39"/>
    <w:unhideWhenUsed w:val="1"/>
    <w:rsid w:val="009C33BB"/>
    <w:pPr>
      <w:spacing w:after="0"/>
      <w:ind w:left="1200"/>
      <w:jc w:val="left"/>
    </w:pPr>
    <w:rPr>
      <w:rFonts w:asciiTheme="minorHAnsi" w:hAnsiTheme="minorHAnsi"/>
      <w:sz w:val="20"/>
      <w:szCs w:val="20"/>
    </w:rPr>
  </w:style>
  <w:style w:type="paragraph" w:styleId="TDC7">
    <w:name w:val="toc 7"/>
    <w:basedOn w:val="Normal"/>
    <w:next w:val="Normal"/>
    <w:autoRedefine w:val="1"/>
    <w:uiPriority w:val="39"/>
    <w:unhideWhenUsed w:val="1"/>
    <w:rsid w:val="009C33BB"/>
    <w:pPr>
      <w:spacing w:after="0"/>
      <w:ind w:left="1440"/>
      <w:jc w:val="left"/>
    </w:pPr>
    <w:rPr>
      <w:rFonts w:asciiTheme="minorHAnsi" w:hAnsiTheme="minorHAnsi"/>
      <w:sz w:val="20"/>
      <w:szCs w:val="20"/>
    </w:rPr>
  </w:style>
  <w:style w:type="paragraph" w:styleId="TDC8">
    <w:name w:val="toc 8"/>
    <w:basedOn w:val="Normal"/>
    <w:next w:val="Normal"/>
    <w:autoRedefine w:val="1"/>
    <w:uiPriority w:val="39"/>
    <w:unhideWhenUsed w:val="1"/>
    <w:rsid w:val="009C33BB"/>
    <w:pPr>
      <w:spacing w:after="0"/>
      <w:ind w:left="1680"/>
      <w:jc w:val="left"/>
    </w:pPr>
    <w:rPr>
      <w:rFonts w:asciiTheme="minorHAnsi" w:hAnsiTheme="minorHAnsi"/>
      <w:sz w:val="20"/>
      <w:szCs w:val="20"/>
    </w:rPr>
  </w:style>
  <w:style w:type="paragraph" w:styleId="TDC9">
    <w:name w:val="toc 9"/>
    <w:basedOn w:val="Normal"/>
    <w:next w:val="Normal"/>
    <w:autoRedefine w:val="1"/>
    <w:uiPriority w:val="39"/>
    <w:unhideWhenUsed w:val="1"/>
    <w:rsid w:val="009C33BB"/>
    <w:pPr>
      <w:spacing w:after="0"/>
      <w:ind w:left="1920"/>
      <w:jc w:val="left"/>
    </w:pPr>
    <w:rPr>
      <w:rFonts w:asciiTheme="minorHAnsi" w:hAnsiTheme="minorHAnsi"/>
      <w:sz w:val="20"/>
      <w:szCs w:val="20"/>
    </w:rPr>
  </w:style>
  <w:style w:type="paragraph" w:styleId="Honeypotindustriala" w:customStyle="1">
    <w:name w:val="Honeypot industriala"/>
    <w:basedOn w:val="Normal"/>
    <w:autoRedefine w:val="1"/>
    <w:uiPriority w:val="1"/>
    <w:qFormat w:val="1"/>
    <w:rsid w:val="00845B70"/>
    <w:pPr>
      <w:widowControl w:val="0"/>
      <w:spacing w:after="0" w:before="120"/>
      <w:ind w:right="425"/>
    </w:pPr>
    <w:rPr>
      <w:rFonts w:ascii="Verdana" w:eastAsia="Verdana" w:hAnsi="Verdana"/>
      <w:bCs w:val="1"/>
      <w:noProof w:val="1"/>
      <w:sz w:val="20"/>
      <w:szCs w:val="20"/>
      <w:lang w:val="es-ES_tradnl"/>
    </w:rPr>
  </w:style>
  <w:style w:type="paragraph" w:styleId="Urdina" w:customStyle="1">
    <w:name w:val="Urdina"/>
    <w:basedOn w:val="Normal"/>
    <w:uiPriority w:val="1"/>
    <w:qFormat w:val="1"/>
    <w:rsid w:val="00E72DC0"/>
    <w:pPr>
      <w:widowControl w:val="0"/>
      <w:numPr>
        <w:ilvl w:val="3"/>
        <w:numId w:val="3"/>
      </w:numPr>
      <w:tabs>
        <w:tab w:val="left" w:pos="3142"/>
      </w:tabs>
      <w:autoSpaceDE w:val="0"/>
      <w:autoSpaceDN w:val="0"/>
      <w:spacing w:after="0" w:before="148"/>
      <w:ind w:right="425"/>
      <w:outlineLvl w:val="1"/>
    </w:pPr>
    <w:rPr>
      <w:rFonts w:ascii="Arial" w:cs="Arial" w:eastAsia="Arial" w:hAnsi="Arial"/>
      <w:sz w:val="22"/>
    </w:rPr>
  </w:style>
  <w:style w:type="paragraph" w:styleId="Gorria" w:customStyle="1">
    <w:name w:val="Gorria"/>
    <w:basedOn w:val="Honeypotindustriala"/>
    <w:link w:val="GorriaCar"/>
    <w:uiPriority w:val="1"/>
    <w:qFormat w:val="1"/>
    <w:rsid w:val="00E72DC0"/>
    <w:pPr>
      <w:numPr>
        <w:ilvl w:val="2"/>
        <w:numId w:val="3"/>
      </w:numPr>
      <w:tabs>
        <w:tab w:val="left" w:pos="2422"/>
      </w:tabs>
      <w:autoSpaceDE w:val="0"/>
      <w:autoSpaceDN w:val="0"/>
      <w:spacing w:before="117"/>
      <w:ind w:left="1434" w:hanging="357"/>
    </w:pPr>
    <w:rPr>
      <w:lang w:bidi="es-ES" w:eastAsia="es-ES"/>
    </w:rPr>
  </w:style>
  <w:style w:type="character" w:styleId="GorriaCar" w:customStyle="1">
    <w:name w:val="Gorria Car"/>
    <w:basedOn w:val="Fuentedeprrafopredeter"/>
    <w:link w:val="Gorria"/>
    <w:uiPriority w:val="1"/>
    <w:locked w:val="1"/>
    <w:rsid w:val="00E72DC0"/>
    <w:rPr>
      <w:rFonts w:ascii="Verdana" w:eastAsia="Verdana" w:hAnsi="Verdana"/>
      <w:bCs w:val="1"/>
      <w:noProof w:val="1"/>
      <w:sz w:val="20"/>
      <w:szCs w:val="20"/>
      <w:lang w:bidi="es-ES" w:eastAsia="es-ES" w:val="es-ES_tradnl"/>
    </w:rPr>
  </w:style>
  <w:style w:type="character" w:styleId="Ttulo3Car" w:customStyle="1">
    <w:name w:val="Título 3 Car"/>
    <w:basedOn w:val="Fuentedeprrafopredeter"/>
    <w:link w:val="Ttulo3"/>
    <w:uiPriority w:val="9"/>
    <w:semiHidden w:val="1"/>
    <w:rsid w:val="00E72DC0"/>
    <w:rPr>
      <w:rFonts w:asciiTheme="majorHAnsi" w:cstheme="majorBidi" w:eastAsiaTheme="majorEastAsia" w:hAnsiTheme="majorHAnsi"/>
      <w:color w:val="243f60" w:themeColor="accent1" w:themeShade="00007F"/>
      <w:sz w:val="24"/>
      <w:szCs w:val="24"/>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1"/>
    <w:pPr>
      <w:spacing w:after="0" w:line="240" w:lineRule="auto"/>
    </w:pPr>
    <w:tblPr>
      <w:tblStyleRowBandSize w:val="1"/>
      <w:tblStyleColBandSize w:val="1"/>
      <w:tblCellMar>
        <w:left w:w="108.0" w:type="dxa"/>
        <w:right w:w="108.0" w:type="dxa"/>
      </w:tblCellMar>
    </w:tblPr>
  </w:style>
  <w:style w:type="paragraph" w:styleId="HTMLconformatoprevio">
    <w:name w:val="HTML Preformatted"/>
    <w:basedOn w:val="Normal"/>
    <w:link w:val="HTMLconformatoprevioCar"/>
    <w:uiPriority w:val="99"/>
    <w:semiHidden w:val="1"/>
    <w:unhideWhenUsed w:val="1"/>
    <w:rsid w:val="001F23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cs="Courier New" w:eastAsia="Times New Roman" w:hAnsi="Courier New"/>
      <w:sz w:val="20"/>
      <w:szCs w:val="20"/>
    </w:rPr>
  </w:style>
  <w:style w:type="character" w:styleId="HTMLconformatoprevioCar" w:customStyle="1">
    <w:name w:val="HTML con formato previo Car"/>
    <w:basedOn w:val="Fuentedeprrafopredeter"/>
    <w:link w:val="HTMLconformatoprevio"/>
    <w:uiPriority w:val="99"/>
    <w:semiHidden w:val="1"/>
    <w:rsid w:val="001F23D4"/>
    <w:rPr>
      <w:rFonts w:ascii="Courier New" w:cs="Courier New" w:eastAsia="Times New Roman" w:hAnsi="Courier New"/>
      <w:sz w:val="20"/>
      <w:szCs w:val="20"/>
    </w:rPr>
  </w:style>
  <w:style w:type="character" w:styleId="CdigoHTML">
    <w:name w:val="HTML Code"/>
    <w:basedOn w:val="Fuentedeprrafopredeter"/>
    <w:uiPriority w:val="99"/>
    <w:semiHidden w:val="1"/>
    <w:unhideWhenUsed w:val="1"/>
    <w:rsid w:val="001F23D4"/>
    <w:rPr>
      <w:rFonts w:ascii="Courier New" w:cs="Courier New" w:eastAsia="Times New Roman" w:hAnsi="Courier New"/>
      <w:sz w:val="20"/>
      <w:szCs w:val="20"/>
    </w:rPr>
  </w:style>
  <w:style w:type="table" w:styleId="a0" w:customStyle="1">
    <w:basedOn w:val="TableNormal1"/>
    <w:pPr>
      <w:spacing w:after="0" w:line="240" w:lineRule="auto"/>
    </w:pPr>
    <w:tblPr>
      <w:tblStyleRowBandSize w:val="1"/>
      <w:tblStyleColBandSize w:val="1"/>
      <w:tblCellMar>
        <w:left w:w="108.0" w:type="dxa"/>
        <w:right w:w="108.0" w:type="dxa"/>
      </w:tblCellMar>
    </w:tblPr>
  </w:style>
  <w:style w:type="table" w:styleId="a1" w:customStyle="1">
    <w:basedOn w:val="TableNormal0"/>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20" Type="http://schemas.openxmlformats.org/officeDocument/2006/relationships/image" Target="media/image15.png"/><Relationship Id="rId42" Type="http://schemas.openxmlformats.org/officeDocument/2006/relationships/image" Target="media/image8.png"/><Relationship Id="rId41" Type="http://schemas.openxmlformats.org/officeDocument/2006/relationships/image" Target="media/image31.png"/><Relationship Id="rId22" Type="http://schemas.openxmlformats.org/officeDocument/2006/relationships/image" Target="media/image16.png"/><Relationship Id="rId44" Type="http://schemas.openxmlformats.org/officeDocument/2006/relationships/image" Target="media/image23.png"/><Relationship Id="rId21" Type="http://schemas.openxmlformats.org/officeDocument/2006/relationships/image" Target="media/image2.png"/><Relationship Id="rId43" Type="http://schemas.openxmlformats.org/officeDocument/2006/relationships/image" Target="media/image25.png"/><Relationship Id="rId24" Type="http://schemas.openxmlformats.org/officeDocument/2006/relationships/image" Target="media/image9.png"/><Relationship Id="rId46" Type="http://schemas.openxmlformats.org/officeDocument/2006/relationships/image" Target="media/image5.png"/><Relationship Id="rId23" Type="http://schemas.openxmlformats.org/officeDocument/2006/relationships/image" Target="media/image11.png"/><Relationship Id="rId45"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13.png"/><Relationship Id="rId48" Type="http://schemas.openxmlformats.org/officeDocument/2006/relationships/footer" Target="footer4.xml"/><Relationship Id="rId25" Type="http://schemas.openxmlformats.org/officeDocument/2006/relationships/image" Target="media/image21.png"/><Relationship Id="rId47" Type="http://schemas.openxmlformats.org/officeDocument/2006/relationships/header" Target="header4.xml"/><Relationship Id="rId28" Type="http://schemas.openxmlformats.org/officeDocument/2006/relationships/image" Target="media/image28.png"/><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7.png"/><Relationship Id="rId7" Type="http://schemas.openxmlformats.org/officeDocument/2006/relationships/header" Target="header2.xml"/><Relationship Id="rId8" Type="http://schemas.openxmlformats.org/officeDocument/2006/relationships/header" Target="header1.xml"/><Relationship Id="rId31" Type="http://schemas.openxmlformats.org/officeDocument/2006/relationships/image" Target="media/image34.png"/><Relationship Id="rId30" Type="http://schemas.openxmlformats.org/officeDocument/2006/relationships/image" Target="media/image32.png"/><Relationship Id="rId11" Type="http://schemas.openxmlformats.org/officeDocument/2006/relationships/header" Target="header3.xml"/><Relationship Id="rId33" Type="http://schemas.openxmlformats.org/officeDocument/2006/relationships/image" Target="media/image27.png"/><Relationship Id="rId10" Type="http://schemas.openxmlformats.org/officeDocument/2006/relationships/footer" Target="footer1.xml"/><Relationship Id="rId32" Type="http://schemas.openxmlformats.org/officeDocument/2006/relationships/image" Target="media/image12.png"/><Relationship Id="rId13" Type="http://schemas.openxmlformats.org/officeDocument/2006/relationships/image" Target="media/image19.png"/><Relationship Id="rId35" Type="http://schemas.openxmlformats.org/officeDocument/2006/relationships/image" Target="media/image6.png"/><Relationship Id="rId12" Type="http://schemas.openxmlformats.org/officeDocument/2006/relationships/footer" Target="footer3.xml"/><Relationship Id="rId34" Type="http://schemas.openxmlformats.org/officeDocument/2006/relationships/image" Target="media/image33.png"/><Relationship Id="rId15" Type="http://schemas.openxmlformats.org/officeDocument/2006/relationships/image" Target="media/image10.png"/><Relationship Id="rId37" Type="http://schemas.openxmlformats.org/officeDocument/2006/relationships/image" Target="media/image24.png"/><Relationship Id="rId14" Type="http://schemas.openxmlformats.org/officeDocument/2006/relationships/image" Target="media/image20.png"/><Relationship Id="rId36" Type="http://schemas.openxmlformats.org/officeDocument/2006/relationships/image" Target="media/image22.png"/><Relationship Id="rId17" Type="http://schemas.openxmlformats.org/officeDocument/2006/relationships/hyperlink" Target="https://www.digitalocean.com/community/tutorials/how-to-set-up-and-configure-a-certificate-authority-ca-on-ubuntu-20-04" TargetMode="External"/><Relationship Id="rId39" Type="http://schemas.openxmlformats.org/officeDocument/2006/relationships/image" Target="media/image7.png"/><Relationship Id="rId16" Type="http://schemas.openxmlformats.org/officeDocument/2006/relationships/image" Target="media/image14.png"/><Relationship Id="rId38" Type="http://schemas.openxmlformats.org/officeDocument/2006/relationships/hyperlink" Target="https://www.sidechannel.blog/en/configuring-ssh-certificate-based-authentication/" TargetMode="External"/><Relationship Id="rId19" Type="http://schemas.openxmlformats.org/officeDocument/2006/relationships/image" Target="media/image3.png"/><Relationship Id="rId18" Type="http://schemas.openxmlformats.org/officeDocument/2006/relationships/hyperlink" Target="https://www.digitalocean.com/community/tutorials/how-to-set-up-ssh-keys-on-ubuntu-20-04" TargetMode="External"/></Relationships>
</file>

<file path=word/_rels/footer4.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18.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t/IP1GD/z47D0btnxhfS3ApiQw==">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2020-07-16T11:14:00Z</dcterms:created>
  <dc:creator>Álvaro</dc:creator>
</cp:coreProperties>
</file>